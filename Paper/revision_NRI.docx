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5E0F0" w14:textId="1F7ED589" w:rsidR="00C26BDB" w:rsidRPr="00D00300" w:rsidRDefault="00547CF5" w:rsidP="00AF0F5A">
      <w:pPr>
        <w:pStyle w:val="Title"/>
        <w:rPr>
          <w:b/>
          <w:bCs/>
        </w:rPr>
      </w:pPr>
      <w:r w:rsidRPr="00D00300">
        <w:rPr>
          <w:b/>
          <w:bCs/>
        </w:rPr>
        <w:t xml:space="preserve">Spatial role of land cover on </w:t>
      </w:r>
      <w:r w:rsidR="005E3C85" w:rsidRPr="00D00300">
        <w:rPr>
          <w:b/>
          <w:bCs/>
        </w:rPr>
        <w:t>West Nile virus</w:t>
      </w:r>
      <w:r w:rsidRPr="00D00300">
        <w:rPr>
          <w:b/>
          <w:bCs/>
        </w:rPr>
        <w:t xml:space="preserve"> </w:t>
      </w:r>
      <w:r w:rsidR="00EF6D62">
        <w:rPr>
          <w:b/>
          <w:bCs/>
        </w:rPr>
        <w:t xml:space="preserve">disease </w:t>
      </w:r>
      <w:r w:rsidRPr="00D00300">
        <w:rPr>
          <w:b/>
          <w:bCs/>
        </w:rPr>
        <w:t>in Europe</w:t>
      </w:r>
    </w:p>
    <w:p w14:paraId="6CF7C68B" w14:textId="77777777" w:rsidR="00AF0F5A" w:rsidRPr="00D00300" w:rsidRDefault="00AF0F5A" w:rsidP="00E537D0"/>
    <w:p w14:paraId="7C00A404" w14:textId="1FAF3A04" w:rsidR="00B5703B" w:rsidRPr="00D00300" w:rsidRDefault="00B5703B" w:rsidP="00E537D0">
      <w:pPr>
        <w:rPr>
          <w:lang w:val="en-IE"/>
        </w:rPr>
      </w:pPr>
      <w:r w:rsidRPr="00D00300">
        <w:rPr>
          <w:lang w:val="en-IE"/>
        </w:rPr>
        <w:t>Nicola Riccetti</w:t>
      </w:r>
      <w:r w:rsidRPr="00D00300">
        <w:rPr>
          <w:vertAlign w:val="superscript"/>
          <w:lang w:val="en-IE"/>
        </w:rPr>
        <w:t>a</w:t>
      </w:r>
      <w:del w:id="0" w:author="Emanuele Massaro" w:date="2025-10-22T15:57:00Z">
        <w:r w:rsidRPr="00D00300" w:rsidDel="00A0307B">
          <w:rPr>
            <w:lang w:val="en-IE"/>
          </w:rPr>
          <w:delText>*</w:delText>
        </w:r>
      </w:del>
      <w:del w:id="1" w:author="Emanuele Massaro" w:date="2025-10-22T15:55:00Z">
        <w:r w:rsidRPr="00D00300" w:rsidDel="0032729D">
          <w:rPr>
            <w:lang w:val="en-IE"/>
          </w:rPr>
          <w:delText xml:space="preserve"> (ORCIDid: 0000-0002-3178-7892)</w:delText>
        </w:r>
      </w:del>
      <w:r w:rsidRPr="00D00300">
        <w:rPr>
          <w:lang w:val="en-IE"/>
        </w:rPr>
        <w:t xml:space="preserve">, </w:t>
      </w:r>
      <w:r w:rsidR="00547CF5" w:rsidRPr="00D00300">
        <w:rPr>
          <w:lang w:val="en-IE"/>
        </w:rPr>
        <w:t>Angela Fanelli</w:t>
      </w:r>
      <w:ins w:id="2" w:author="Emanuele Massaro" w:date="2025-10-22T15:56:00Z">
        <w:r w:rsidR="0032729D">
          <w:rPr>
            <w:vertAlign w:val="superscript"/>
            <w:lang w:val="en-IE"/>
          </w:rPr>
          <w:t>b</w:t>
        </w:r>
      </w:ins>
      <w:del w:id="3" w:author="Emanuele Massaro" w:date="2025-10-22T15:56:00Z">
        <w:r w:rsidR="00547CF5" w:rsidRPr="00D00300" w:rsidDel="0032729D">
          <w:rPr>
            <w:vertAlign w:val="superscript"/>
            <w:lang w:val="en-IE"/>
          </w:rPr>
          <w:delText>a</w:delText>
        </w:r>
      </w:del>
      <w:del w:id="4" w:author="Emanuele Massaro" w:date="2025-10-22T15:55:00Z">
        <w:r w:rsidR="00547CF5" w:rsidRPr="00D00300" w:rsidDel="0032729D">
          <w:rPr>
            <w:lang w:val="en-IE"/>
          </w:rPr>
          <w:delText xml:space="preserve"> (ORCIDid: 0000-0002-8204-1230)</w:delText>
        </w:r>
      </w:del>
      <w:r w:rsidR="00547CF5" w:rsidRPr="00D00300">
        <w:rPr>
          <w:lang w:val="en-IE"/>
        </w:rPr>
        <w:t>, Wojciech Szewczyk</w:t>
      </w:r>
      <w:r w:rsidR="00547CF5" w:rsidRPr="00D00300">
        <w:rPr>
          <w:vertAlign w:val="superscript"/>
          <w:lang w:val="en-IE"/>
        </w:rPr>
        <w:t>b</w:t>
      </w:r>
      <w:ins w:id="5" w:author="Emanuele Massaro" w:date="2025-10-22T15:57:00Z">
        <w:r w:rsidR="00A0307B">
          <w:rPr>
            <w:vertAlign w:val="superscript"/>
            <w:lang w:val="en-IE"/>
          </w:rPr>
          <w:t>*</w:t>
        </w:r>
      </w:ins>
      <w:r w:rsidR="00547CF5" w:rsidRPr="00D00300">
        <w:rPr>
          <w:lang w:val="en-IE"/>
        </w:rPr>
        <w:t xml:space="preserve">, </w:t>
      </w:r>
      <w:r w:rsidR="00E039C9" w:rsidRPr="00D00300">
        <w:rPr>
          <w:lang w:val="en-IE"/>
        </w:rPr>
        <w:t>Alessandro Cescatti</w:t>
      </w:r>
      <w:r w:rsidR="00E039C9" w:rsidRPr="00D00300">
        <w:rPr>
          <w:vertAlign w:val="superscript"/>
          <w:lang w:val="en-IE"/>
        </w:rPr>
        <w:t>a</w:t>
      </w:r>
      <w:del w:id="6" w:author="Emanuele Massaro" w:date="2025-10-22T15:55:00Z">
        <w:r w:rsidR="00E039C9" w:rsidRPr="00D00300" w:rsidDel="0032729D">
          <w:rPr>
            <w:lang w:val="en-IE"/>
          </w:rPr>
          <w:delText xml:space="preserve"> (ORCIDid: 0000-0002-2769-2591)</w:delText>
        </w:r>
      </w:del>
      <w:r w:rsidR="00E039C9" w:rsidRPr="00D00300">
        <w:rPr>
          <w:lang w:val="en-IE"/>
        </w:rPr>
        <w:t xml:space="preserve">, </w:t>
      </w:r>
      <w:r w:rsidR="004901BB" w:rsidRPr="00D00300">
        <w:rPr>
          <w:lang w:val="en-IE"/>
        </w:rPr>
        <w:t>Juan Carlos Ciscar</w:t>
      </w:r>
      <w:r w:rsidR="004901BB" w:rsidRPr="00D00300">
        <w:rPr>
          <w:vertAlign w:val="superscript"/>
          <w:lang w:val="en-IE"/>
        </w:rPr>
        <w:t>b</w:t>
      </w:r>
      <w:del w:id="7" w:author="Emanuele Massaro" w:date="2025-10-22T15:56:00Z">
        <w:r w:rsidR="004901BB" w:rsidRPr="00D00300" w:rsidDel="0032729D">
          <w:rPr>
            <w:lang w:val="en-IE"/>
          </w:rPr>
          <w:delText xml:space="preserve"> (ORCIDid: 0000-0001-5558-817X)</w:delText>
        </w:r>
      </w:del>
      <w:r w:rsidR="004901BB" w:rsidRPr="00D00300">
        <w:rPr>
          <w:lang w:val="en-IE"/>
        </w:rPr>
        <w:t xml:space="preserve">, </w:t>
      </w:r>
      <w:r w:rsidR="007F5D34" w:rsidRPr="00D00300">
        <w:rPr>
          <w:lang w:val="en-IE"/>
        </w:rPr>
        <w:t xml:space="preserve">Grégoire </w:t>
      </w:r>
      <w:r w:rsidRPr="00D00300">
        <w:rPr>
          <w:lang w:val="en-IE"/>
        </w:rPr>
        <w:t>Dubois</w:t>
      </w:r>
      <w:r w:rsidRPr="00D00300">
        <w:rPr>
          <w:vertAlign w:val="superscript"/>
          <w:lang w:val="en-IE"/>
        </w:rPr>
        <w:t>a</w:t>
      </w:r>
      <w:del w:id="8" w:author="Emanuele Massaro" w:date="2025-10-22T15:56:00Z">
        <w:r w:rsidRPr="00D00300" w:rsidDel="0032729D">
          <w:rPr>
            <w:lang w:val="en-IE"/>
          </w:rPr>
          <w:delText xml:space="preserve"> (ORCIDid: </w:delText>
        </w:r>
        <w:r w:rsidR="003C25BB" w:rsidRPr="00D00300" w:rsidDel="0032729D">
          <w:rPr>
            <w:lang w:val="en-IE"/>
          </w:rPr>
          <w:delText>0000-0002-0515-7168</w:delText>
        </w:r>
        <w:r w:rsidRPr="00D00300" w:rsidDel="0032729D">
          <w:rPr>
            <w:lang w:val="en-IE"/>
          </w:rPr>
          <w:delText>)</w:delText>
        </w:r>
      </w:del>
      <w:r w:rsidRPr="00D00300">
        <w:rPr>
          <w:lang w:val="en-IE"/>
        </w:rPr>
        <w:t xml:space="preserve">, </w:t>
      </w:r>
      <w:r w:rsidR="004901BB" w:rsidRPr="00D00300">
        <w:rPr>
          <w:lang w:val="en-IE"/>
        </w:rPr>
        <w:t>Dolores Ibarreta</w:t>
      </w:r>
      <w:r w:rsidR="004901BB" w:rsidRPr="00D00300">
        <w:rPr>
          <w:vertAlign w:val="superscript"/>
          <w:lang w:val="en-IE"/>
        </w:rPr>
        <w:t>b</w:t>
      </w:r>
      <w:del w:id="9" w:author="Emanuele Massaro" w:date="2025-10-22T15:56:00Z">
        <w:r w:rsidR="004901BB" w:rsidRPr="00D00300" w:rsidDel="0032729D">
          <w:rPr>
            <w:lang w:val="en-IE"/>
          </w:rPr>
          <w:delText xml:space="preserve"> (ORCIDid: 0009-0002-9669-5347)</w:delText>
        </w:r>
      </w:del>
      <w:r w:rsidR="004901BB" w:rsidRPr="00D00300">
        <w:rPr>
          <w:lang w:val="en-IE"/>
        </w:rPr>
        <w:t xml:space="preserve">, </w:t>
      </w:r>
      <w:r w:rsidR="009721CC" w:rsidRPr="00D00300">
        <w:rPr>
          <w:lang w:val="en-IE"/>
        </w:rPr>
        <w:t>Jordi Figuerola</w:t>
      </w:r>
      <w:r w:rsidR="004901BB" w:rsidRPr="00D00300">
        <w:rPr>
          <w:vertAlign w:val="superscript"/>
          <w:lang w:val="en-IE"/>
        </w:rPr>
        <w:t>c</w:t>
      </w:r>
      <w:r w:rsidR="00911AFC" w:rsidRPr="00D00300">
        <w:rPr>
          <w:vertAlign w:val="superscript"/>
          <w:lang w:val="en-IE"/>
        </w:rPr>
        <w:t>,d</w:t>
      </w:r>
      <w:r w:rsidR="009721CC" w:rsidRPr="00D00300">
        <w:rPr>
          <w:lang w:val="en-IE"/>
        </w:rPr>
        <w:t xml:space="preserve"> </w:t>
      </w:r>
      <w:del w:id="10" w:author="Emanuele Massaro" w:date="2025-10-22T15:56:00Z">
        <w:r w:rsidR="009721CC" w:rsidRPr="00D00300" w:rsidDel="0032729D">
          <w:rPr>
            <w:lang w:val="en-IE"/>
          </w:rPr>
          <w:delText>(ORCIDid:</w:delText>
        </w:r>
        <w:r w:rsidR="009721CC" w:rsidRPr="00D00300" w:rsidDel="0032729D">
          <w:delText xml:space="preserve"> </w:delText>
        </w:r>
        <w:r w:rsidR="009721CC" w:rsidRPr="00D00300" w:rsidDel="0032729D">
          <w:rPr>
            <w:lang w:val="en-IE"/>
          </w:rPr>
          <w:delText>0000-0002-4664-9011)</w:delText>
        </w:r>
      </w:del>
      <w:r w:rsidR="009721CC" w:rsidRPr="00D00300">
        <w:rPr>
          <w:lang w:val="en-IE"/>
        </w:rPr>
        <w:t xml:space="preserve">, </w:t>
      </w:r>
      <w:r w:rsidR="00725692" w:rsidRPr="00D00300">
        <w:rPr>
          <w:lang w:val="en-IE"/>
        </w:rPr>
        <w:t>and Emanuele Massaro</w:t>
      </w:r>
      <w:r w:rsidR="00725692" w:rsidRPr="00D00300">
        <w:rPr>
          <w:vertAlign w:val="superscript"/>
          <w:lang w:val="en-IE"/>
        </w:rPr>
        <w:t>a</w:t>
      </w:r>
      <w:del w:id="11" w:author="Emanuele Massaro" w:date="2025-10-22T15:57:00Z">
        <w:r w:rsidR="00C130A6" w:rsidRPr="00D00300" w:rsidDel="00A0307B">
          <w:rPr>
            <w:lang w:val="en-IE"/>
          </w:rPr>
          <w:delText>*</w:delText>
        </w:r>
      </w:del>
      <w:del w:id="12" w:author="Emanuele Massaro" w:date="2025-10-22T15:56:00Z">
        <w:r w:rsidR="00725692" w:rsidRPr="00D00300" w:rsidDel="0032729D">
          <w:rPr>
            <w:lang w:val="en-IE"/>
          </w:rPr>
          <w:delText xml:space="preserve"> (ORCIDid: 0000-0002-9287-3743)</w:delText>
        </w:r>
        <w:r w:rsidR="002B4A60" w:rsidRPr="00D00300" w:rsidDel="0032729D">
          <w:rPr>
            <w:lang w:val="en-IE"/>
          </w:rPr>
          <w:delText xml:space="preserve"> </w:delText>
        </w:r>
      </w:del>
    </w:p>
    <w:p w14:paraId="7F4F7020" w14:textId="77777777" w:rsidR="00C26BDB" w:rsidRPr="00D00300" w:rsidRDefault="00C26BDB" w:rsidP="00E537D0">
      <w:r w:rsidRPr="00D00300">
        <w:t>Affiliations:</w:t>
      </w:r>
    </w:p>
    <w:p w14:paraId="0EE87F71" w14:textId="77777777" w:rsidR="00B5703B" w:rsidRPr="0016604F" w:rsidRDefault="00B5703B" w:rsidP="00E537D0">
      <w:pPr>
        <w:rPr>
          <w:lang w:val="it-IT"/>
        </w:rPr>
      </w:pPr>
      <w:r w:rsidRPr="00D00300">
        <w:rPr>
          <w:vertAlign w:val="superscript"/>
        </w:rPr>
        <w:t>a</w:t>
      </w:r>
      <w:r w:rsidRPr="00D00300">
        <w:t xml:space="preserve">European Commission, Joint Research Centre (JRC). </w:t>
      </w:r>
      <w:r w:rsidRPr="0016604F">
        <w:rPr>
          <w:lang w:val="it-IT"/>
        </w:rPr>
        <w:t>Via E. Fermi 2749, 21027 Ispra (VA) – Italy</w:t>
      </w:r>
    </w:p>
    <w:p w14:paraId="086DB8DE" w14:textId="03396EB0" w:rsidR="00B5703B" w:rsidRPr="007D24F9" w:rsidRDefault="00B5703B" w:rsidP="00E537D0">
      <w:pPr>
        <w:rPr>
          <w:vertAlign w:val="superscript"/>
          <w:lang w:val="pt-PT"/>
          <w:rPrChange w:id="13" w:author="Nicola RICCETTI" w:date="2025-11-24T16:05:00Z">
            <w:rPr>
              <w:vertAlign w:val="superscript"/>
              <w:lang w:val="it-IT"/>
            </w:rPr>
          </w:rPrChange>
        </w:rPr>
      </w:pPr>
      <w:r w:rsidRPr="00D00300">
        <w:rPr>
          <w:vertAlign w:val="superscript"/>
        </w:rPr>
        <w:t>b</w:t>
      </w:r>
      <w:r w:rsidRPr="00D00300">
        <w:t xml:space="preserve">European Commission, Joint Research Centre (JRC). </w:t>
      </w:r>
      <w:r w:rsidRPr="007D24F9">
        <w:rPr>
          <w:lang w:val="pt-PT"/>
          <w:rPrChange w:id="14" w:author="Nicola RICCETTI" w:date="2025-11-24T16:05:00Z">
            <w:rPr>
              <w:lang w:val="it-IT"/>
            </w:rPr>
          </w:rPrChange>
        </w:rPr>
        <w:t>C. Inca Garcilaso, 3, 41092 Sevilla –</w:t>
      </w:r>
      <w:r w:rsidR="007C1A82" w:rsidRPr="007D24F9">
        <w:rPr>
          <w:lang w:val="pt-PT"/>
          <w:rPrChange w:id="15" w:author="Nicola RICCETTI" w:date="2025-11-24T16:05:00Z">
            <w:rPr>
              <w:lang w:val="it-IT"/>
            </w:rPr>
          </w:rPrChange>
        </w:rPr>
        <w:t xml:space="preserve"> </w:t>
      </w:r>
      <w:r w:rsidRPr="007D24F9">
        <w:rPr>
          <w:lang w:val="pt-PT"/>
          <w:rPrChange w:id="16" w:author="Nicola RICCETTI" w:date="2025-11-24T16:05:00Z">
            <w:rPr>
              <w:lang w:val="it-IT"/>
            </w:rPr>
          </w:rPrChange>
        </w:rPr>
        <w:t>Spain</w:t>
      </w:r>
      <w:r w:rsidRPr="007D24F9">
        <w:rPr>
          <w:vertAlign w:val="superscript"/>
          <w:lang w:val="pt-PT"/>
          <w:rPrChange w:id="17" w:author="Nicola RICCETTI" w:date="2025-11-24T16:05:00Z">
            <w:rPr>
              <w:vertAlign w:val="superscript"/>
              <w:lang w:val="it-IT"/>
            </w:rPr>
          </w:rPrChange>
        </w:rPr>
        <w:t xml:space="preserve"> </w:t>
      </w:r>
    </w:p>
    <w:p w14:paraId="756FFD81" w14:textId="1E5649A9" w:rsidR="008159A8" w:rsidRPr="00D00300" w:rsidRDefault="00441975" w:rsidP="00E537D0">
      <w:pPr>
        <w:rPr>
          <w:lang w:val="es-ES"/>
        </w:rPr>
      </w:pPr>
      <w:r w:rsidRPr="00D00300">
        <w:rPr>
          <w:vertAlign w:val="superscript"/>
          <w:lang w:val="es-ES"/>
        </w:rPr>
        <w:t>c</w:t>
      </w:r>
      <w:r w:rsidR="008159A8" w:rsidRPr="00D00300">
        <w:rPr>
          <w:lang w:val="es-ES"/>
        </w:rPr>
        <w:t>Estacion Biologica de Doñana, Consejo Superior de I</w:t>
      </w:r>
      <w:r w:rsidR="00911AFC" w:rsidRPr="00D00300">
        <w:rPr>
          <w:lang w:val="es-ES"/>
        </w:rPr>
        <w:t>nvestigaciones Científicas (CSIC</w:t>
      </w:r>
      <w:r w:rsidR="008159A8" w:rsidRPr="00D00300">
        <w:rPr>
          <w:lang w:val="es-ES"/>
        </w:rPr>
        <w:t>). Avda. Americo Vespucio 26, 41092 Sevilla –</w:t>
      </w:r>
      <w:r w:rsidR="007C1A82" w:rsidRPr="00D00300">
        <w:rPr>
          <w:lang w:val="es-ES"/>
        </w:rPr>
        <w:t xml:space="preserve"> </w:t>
      </w:r>
      <w:r w:rsidR="008159A8" w:rsidRPr="00D00300">
        <w:rPr>
          <w:lang w:val="es-ES"/>
        </w:rPr>
        <w:t>Spain</w:t>
      </w:r>
    </w:p>
    <w:p w14:paraId="655F57B1" w14:textId="77777777" w:rsidR="00911AFC" w:rsidRPr="007D24F9" w:rsidRDefault="00911AFC" w:rsidP="00E537D0">
      <w:pPr>
        <w:rPr>
          <w:lang w:val="pt-PT"/>
          <w:rPrChange w:id="18" w:author="Nicola RICCETTI" w:date="2025-11-24T16:05:00Z">
            <w:rPr>
              <w:lang w:val="en-IE"/>
            </w:rPr>
          </w:rPrChange>
        </w:rPr>
      </w:pPr>
      <w:r w:rsidRPr="00D00300">
        <w:rPr>
          <w:vertAlign w:val="superscript"/>
          <w:lang w:val="es-ES"/>
        </w:rPr>
        <w:t>d</w:t>
      </w:r>
      <w:r w:rsidRPr="00D00300">
        <w:rPr>
          <w:lang w:val="es-ES"/>
        </w:rPr>
        <w:t xml:space="preserve">Centro de Investigación Biomédica en Red Epidemiología y Salud Pública (CIBER ESP). </w:t>
      </w:r>
      <w:r w:rsidRPr="007D24F9">
        <w:rPr>
          <w:lang w:val="pt-PT"/>
          <w:rPrChange w:id="19" w:author="Nicola RICCETTI" w:date="2025-11-24T16:05:00Z">
            <w:rPr>
              <w:lang w:val="en-IE"/>
            </w:rPr>
          </w:rPrChange>
        </w:rPr>
        <w:t>Avda. Monforte de Lemos, 3-5, 28029 Madrid - Spain</w:t>
      </w:r>
    </w:p>
    <w:p w14:paraId="6F549589" w14:textId="77777777" w:rsidR="00911AFC" w:rsidRPr="007D24F9" w:rsidRDefault="00911AFC" w:rsidP="00E537D0">
      <w:pPr>
        <w:rPr>
          <w:rFonts w:cs="Times New Roman"/>
          <w:sz w:val="20"/>
          <w:vertAlign w:val="superscript"/>
          <w:lang w:val="pt-PT"/>
          <w:rPrChange w:id="20" w:author="Nicola RICCETTI" w:date="2025-11-24T16:05:00Z">
            <w:rPr>
              <w:rFonts w:cs="Times New Roman"/>
              <w:sz w:val="20"/>
              <w:vertAlign w:val="superscript"/>
              <w:lang w:val="en-IE"/>
            </w:rPr>
          </w:rPrChange>
        </w:rPr>
      </w:pPr>
    </w:p>
    <w:p w14:paraId="4F6C0E43" w14:textId="1BDC85E4" w:rsidR="00C26BDB" w:rsidRPr="0016604F" w:rsidRDefault="00C26BDB" w:rsidP="00E537D0">
      <w:pPr>
        <w:rPr>
          <w:lang w:val="en-IE"/>
        </w:rPr>
      </w:pPr>
      <w:r w:rsidRPr="0016604F">
        <w:rPr>
          <w:lang w:val="en-IE"/>
        </w:rPr>
        <w:t>Corresponding author</w:t>
      </w:r>
      <w:del w:id="21" w:author="Emanuele Massaro" w:date="2025-10-22T15:57:00Z">
        <w:r w:rsidR="00C130A6" w:rsidRPr="0016604F" w:rsidDel="00A0307B">
          <w:rPr>
            <w:lang w:val="en-IE"/>
          </w:rPr>
          <w:delText>s</w:delText>
        </w:r>
      </w:del>
      <w:r w:rsidRPr="0016604F">
        <w:rPr>
          <w:lang w:val="en-IE"/>
        </w:rPr>
        <w:t xml:space="preserve"> (*):</w:t>
      </w:r>
    </w:p>
    <w:p w14:paraId="1088A8CF" w14:textId="211D5B80" w:rsidR="00C130A6" w:rsidRPr="0016604F" w:rsidDel="00EB1636" w:rsidRDefault="00EB1636" w:rsidP="00E537D0">
      <w:pPr>
        <w:rPr>
          <w:del w:id="22" w:author="Emanuele Massaro" w:date="2025-10-22T15:57:00Z"/>
          <w:szCs w:val="18"/>
          <w:lang w:val="en-IE"/>
        </w:rPr>
      </w:pPr>
      <w:ins w:id="23" w:author="Emanuele Massaro" w:date="2025-10-22T15:57:00Z">
        <w:r w:rsidRPr="00D00300">
          <w:rPr>
            <w:lang w:val="en-IE"/>
          </w:rPr>
          <w:t>Wojciech Szewczyk</w:t>
        </w:r>
      </w:ins>
      <w:del w:id="24" w:author="Emanuele Massaro" w:date="2025-10-22T15:57:00Z">
        <w:r w:rsidR="00C130A6" w:rsidRPr="0016604F" w:rsidDel="00EB1636">
          <w:rPr>
            <w:szCs w:val="18"/>
            <w:lang w:val="en-IE"/>
          </w:rPr>
          <w:delText>Emanuele Massaro</w:delText>
        </w:r>
      </w:del>
      <w:r w:rsidR="00C130A6" w:rsidRPr="0016604F">
        <w:rPr>
          <w:szCs w:val="18"/>
          <w:lang w:val="en-IE"/>
        </w:rPr>
        <w:t>,</w:t>
      </w:r>
      <w:ins w:id="25" w:author="Emanuele Massaro" w:date="2025-10-22T15:57:00Z">
        <w:r>
          <w:rPr>
            <w:szCs w:val="18"/>
            <w:lang w:val="en-IE"/>
          </w:rPr>
          <w:t xml:space="preserve"> </w:t>
        </w:r>
      </w:ins>
    </w:p>
    <w:p w14:paraId="65C0D2E1" w14:textId="048F2290" w:rsidR="00C130A6" w:rsidRPr="00D00300" w:rsidDel="00EB1636" w:rsidRDefault="00C130A6" w:rsidP="00E537D0">
      <w:pPr>
        <w:rPr>
          <w:del w:id="26" w:author="Emanuele Massaro" w:date="2025-10-22T15:57:00Z"/>
          <w:szCs w:val="18"/>
          <w:lang w:val="it-IT"/>
        </w:rPr>
      </w:pPr>
      <w:del w:id="27" w:author="Emanuele Massaro" w:date="2025-10-22T15:57:00Z">
        <w:r w:rsidRPr="00D00300" w:rsidDel="00EB1636">
          <w:rPr>
            <w:szCs w:val="18"/>
            <w:lang w:val="en-IE"/>
          </w:rPr>
          <w:delText xml:space="preserve">Joint Research Centre (JRC) of the European Commission. </w:delText>
        </w:r>
        <w:r w:rsidRPr="00D00300" w:rsidDel="00EB1636">
          <w:rPr>
            <w:szCs w:val="18"/>
            <w:lang w:val="it-IT"/>
          </w:rPr>
          <w:delText>Via E. Fermi 2749 Building 26A, 21027 Ispra (VA) – Italy</w:delText>
        </w:r>
      </w:del>
    </w:p>
    <w:p w14:paraId="3166FF18" w14:textId="2CA4688C" w:rsidR="00C130A6" w:rsidRPr="00D00300" w:rsidDel="00EB1636" w:rsidRDefault="00C130A6" w:rsidP="00E537D0">
      <w:pPr>
        <w:rPr>
          <w:del w:id="28" w:author="Emanuele Massaro" w:date="2025-10-22T15:57:00Z"/>
          <w:szCs w:val="18"/>
          <w:lang w:val="it-IT"/>
        </w:rPr>
      </w:pPr>
      <w:del w:id="29" w:author="Emanuele Massaro" w:date="2025-10-22T15:57:00Z">
        <w:r w:rsidRPr="00D00300" w:rsidDel="00EB1636">
          <w:rPr>
            <w:szCs w:val="18"/>
            <w:lang w:val="it-IT"/>
          </w:rPr>
          <w:delText>+39 – 0332 –175528</w:delText>
        </w:r>
      </w:del>
    </w:p>
    <w:p w14:paraId="57551123" w14:textId="7E37719F" w:rsidR="00C130A6" w:rsidRPr="00A0307B" w:rsidDel="00A0307B" w:rsidRDefault="00A0307B" w:rsidP="00A0307B">
      <w:pPr>
        <w:rPr>
          <w:del w:id="30" w:author="Emanuele Massaro" w:date="2025-10-22T15:57:00Z"/>
          <w:rStyle w:val="Hyperlink"/>
          <w:rFonts w:cs="Times New Roman"/>
          <w:sz w:val="22"/>
          <w:lang w:val="it-IT"/>
          <w:rPrChange w:id="31" w:author="Emanuele Massaro" w:date="2025-10-22T15:57:00Z">
            <w:rPr>
              <w:del w:id="32" w:author="Emanuele Massaro" w:date="2025-10-22T15:57:00Z"/>
              <w:rStyle w:val="Hyperlink"/>
              <w:rFonts w:cs="Times New Roman"/>
              <w:sz w:val="18"/>
              <w:szCs w:val="18"/>
              <w:lang w:val="it-IT"/>
            </w:rPr>
          </w:rPrChange>
        </w:rPr>
      </w:pPr>
      <w:ins w:id="33" w:author="Emanuele Massaro" w:date="2025-10-22T15:57:00Z">
        <w:r w:rsidRPr="00A0307B">
          <w:rPr>
            <w:sz w:val="22"/>
            <w:lang w:val="en-IE"/>
            <w:rPrChange w:id="34" w:author="Emanuele Massaro" w:date="2025-10-22T15:57:00Z">
              <w:rPr>
                <w:color w:val="0563C1" w:themeColor="hyperlink"/>
                <w:szCs w:val="18"/>
                <w:u w:val="single"/>
                <w:lang w:val="en-IE"/>
              </w:rPr>
            </w:rPrChange>
          </w:rPr>
          <w:fldChar w:fldCharType="begin"/>
        </w:r>
        <w:r w:rsidRPr="002733A1">
          <w:rPr>
            <w:sz w:val="22"/>
            <w:lang w:val="it-IT"/>
            <w:rPrChange w:id="35" w:author="Emanuele Massaro [2]" w:date="2025-11-10T12:13:00Z">
              <w:rPr>
                <w:szCs w:val="18"/>
                <w:lang w:val="en-IE"/>
              </w:rPr>
            </w:rPrChange>
          </w:rPr>
          <w:instrText>HYPERLINK "mailto:Wojciech.SZEWCZYK@ec.europa.eu"</w:instrText>
        </w:r>
        <w:r w:rsidRPr="00A0307B">
          <w:rPr>
            <w:sz w:val="22"/>
            <w:lang w:val="en-IE"/>
            <w:rPrChange w:id="36" w:author="Emanuele Massaro" w:date="2025-10-22T15:57:00Z">
              <w:rPr>
                <w:szCs w:val="18"/>
                <w:lang w:val="en-IE"/>
              </w:rPr>
            </w:rPrChange>
          </w:rPr>
          <w:fldChar w:fldCharType="separate"/>
        </w:r>
        <w:r w:rsidRPr="002733A1">
          <w:rPr>
            <w:rStyle w:val="Hyperlink"/>
            <w:sz w:val="22"/>
            <w:lang w:val="it-IT"/>
            <w:rPrChange w:id="37" w:author="Emanuele Massaro [2]" w:date="2025-11-10T12:13:00Z">
              <w:rPr>
                <w:rStyle w:val="Hyperlink"/>
                <w:szCs w:val="18"/>
                <w:lang w:val="en-IE"/>
              </w:rPr>
            </w:rPrChange>
          </w:rPr>
          <w:t>Wojciech.SZEWCZYK@ec.europa.eu</w:t>
        </w:r>
        <w:r w:rsidRPr="00A0307B">
          <w:rPr>
            <w:sz w:val="22"/>
            <w:lang w:val="en-IE"/>
            <w:rPrChange w:id="38" w:author="Emanuele Massaro" w:date="2025-10-22T15:57:00Z">
              <w:rPr>
                <w:szCs w:val="18"/>
                <w:lang w:val="en-IE"/>
              </w:rPr>
            </w:rPrChange>
          </w:rPr>
          <w:fldChar w:fldCharType="end"/>
        </w:r>
        <w:r w:rsidRPr="002733A1">
          <w:rPr>
            <w:sz w:val="22"/>
            <w:lang w:val="it-IT"/>
            <w:rPrChange w:id="39" w:author="Emanuele Massaro [2]" w:date="2025-11-10T12:13:00Z">
              <w:rPr>
                <w:szCs w:val="18"/>
                <w:lang w:val="en-IE"/>
              </w:rPr>
            </w:rPrChange>
          </w:rPr>
          <w:t xml:space="preserve"> </w:t>
        </w:r>
      </w:ins>
      <w:del w:id="40" w:author="Emanuele Massaro" w:date="2025-10-22T15:57:00Z">
        <w:r w:rsidR="00C130A6" w:rsidRPr="00A0307B" w:rsidDel="00A0307B">
          <w:rPr>
            <w:sz w:val="22"/>
            <w:rPrChange w:id="41" w:author="Emanuele Massaro" w:date="2025-10-22T15:57:00Z">
              <w:rPr/>
            </w:rPrChange>
          </w:rPr>
          <w:fldChar w:fldCharType="begin"/>
        </w:r>
        <w:r w:rsidR="00C130A6" w:rsidRPr="002733A1" w:rsidDel="00A0307B">
          <w:rPr>
            <w:sz w:val="22"/>
            <w:lang w:val="it-IT"/>
            <w:rPrChange w:id="42" w:author="Emanuele Massaro [2]" w:date="2025-11-10T12:13:00Z">
              <w:rPr/>
            </w:rPrChange>
          </w:rPr>
          <w:delInstrText>HYPERLINK "mailto:emanuele.massaro@ec.europa.eu"</w:delInstrText>
        </w:r>
        <w:r w:rsidR="00C130A6" w:rsidRPr="00A0307B" w:rsidDel="00A0307B">
          <w:rPr>
            <w:sz w:val="22"/>
            <w:rPrChange w:id="43" w:author="Emanuele Massaro" w:date="2025-10-22T15:57:00Z">
              <w:rPr/>
            </w:rPrChange>
          </w:rPr>
          <w:fldChar w:fldCharType="separate"/>
        </w:r>
        <w:r w:rsidR="00C130A6" w:rsidRPr="00A0307B" w:rsidDel="00A0307B">
          <w:rPr>
            <w:rStyle w:val="Hyperlink"/>
            <w:rFonts w:cs="Times New Roman"/>
            <w:sz w:val="22"/>
            <w:lang w:val="it-IT"/>
            <w:rPrChange w:id="44" w:author="Emanuele Massaro" w:date="2025-10-22T15:57:00Z">
              <w:rPr>
                <w:rStyle w:val="Hyperlink"/>
                <w:rFonts w:cs="Times New Roman"/>
                <w:sz w:val="18"/>
                <w:szCs w:val="18"/>
                <w:lang w:val="it-IT"/>
              </w:rPr>
            </w:rPrChange>
          </w:rPr>
          <w:delText>emanuele.massaro@ec.europa.eu</w:delText>
        </w:r>
        <w:r w:rsidR="00C130A6" w:rsidRPr="00A0307B" w:rsidDel="00A0307B">
          <w:rPr>
            <w:sz w:val="22"/>
            <w:rPrChange w:id="45" w:author="Emanuele Massaro" w:date="2025-10-22T15:57:00Z">
              <w:rPr/>
            </w:rPrChange>
          </w:rPr>
          <w:fldChar w:fldCharType="end"/>
        </w:r>
      </w:del>
    </w:p>
    <w:p w14:paraId="1AE193E1" w14:textId="77777777" w:rsidR="00C130A6" w:rsidRPr="00A0307B" w:rsidRDefault="00C130A6" w:rsidP="00A0307B">
      <w:pPr>
        <w:rPr>
          <w:rFonts w:cs="Times New Roman"/>
          <w:sz w:val="22"/>
          <w:lang w:val="it-IT"/>
          <w:rPrChange w:id="46" w:author="Emanuele Massaro" w:date="2025-10-22T15:57:00Z">
            <w:rPr>
              <w:rFonts w:cs="Times New Roman"/>
              <w:sz w:val="18"/>
              <w:szCs w:val="18"/>
              <w:lang w:val="it-IT"/>
            </w:rPr>
          </w:rPrChange>
        </w:rPr>
      </w:pPr>
    </w:p>
    <w:p w14:paraId="4C50C438" w14:textId="77777777" w:rsidR="00AF0F5A" w:rsidRPr="00D00300" w:rsidRDefault="00AF0F5A">
      <w:pPr>
        <w:rPr>
          <w:rFonts w:cs="Times New Roman"/>
          <w:b/>
          <w:sz w:val="20"/>
          <w:szCs w:val="20"/>
          <w:lang w:val="it-IT"/>
        </w:rPr>
      </w:pPr>
      <w:r w:rsidRPr="00D00300">
        <w:rPr>
          <w:rFonts w:cs="Times New Roman"/>
          <w:b/>
          <w:sz w:val="20"/>
          <w:szCs w:val="20"/>
          <w:lang w:val="it-IT"/>
        </w:rPr>
        <w:br w:type="page"/>
      </w:r>
    </w:p>
    <w:p w14:paraId="76EE7B1A" w14:textId="74BE5D1C" w:rsidR="000F02D5" w:rsidRPr="007D24F9" w:rsidRDefault="00142DC2" w:rsidP="00E537D0">
      <w:pPr>
        <w:rPr>
          <w:b/>
          <w:bCs/>
          <w:lang w:val="en-IE"/>
          <w:rPrChange w:id="47" w:author="Nicola RICCETTI" w:date="2025-11-24T16:05:00Z">
            <w:rPr>
              <w:b/>
              <w:bCs/>
              <w:lang w:val="it-IT"/>
            </w:rPr>
          </w:rPrChange>
        </w:rPr>
      </w:pPr>
      <w:r w:rsidRPr="007D24F9">
        <w:rPr>
          <w:b/>
          <w:bCs/>
          <w:lang w:val="en-IE"/>
          <w:rPrChange w:id="48" w:author="Nicola RICCETTI" w:date="2025-11-24T16:05:00Z">
            <w:rPr>
              <w:b/>
              <w:bCs/>
              <w:lang w:val="it-IT"/>
            </w:rPr>
          </w:rPrChange>
        </w:rPr>
        <w:lastRenderedPageBreak/>
        <w:t>Summary</w:t>
      </w:r>
    </w:p>
    <w:p w14:paraId="290542F8" w14:textId="4F2452A1" w:rsidR="002B4A60" w:rsidRPr="00D00300" w:rsidRDefault="005E3C85" w:rsidP="005E3C85">
      <w:pPr>
        <w:pStyle w:val="NoSpacing"/>
        <w:rPr>
          <w:b/>
          <w:lang w:val="en-IE"/>
        </w:rPr>
      </w:pPr>
      <w:r>
        <w:rPr>
          <w:lang w:val="en-IE"/>
        </w:rPr>
        <w:t>Viral</w:t>
      </w:r>
      <w:r w:rsidRPr="005E3C85">
        <w:t xml:space="preserve"> mosquito-borne diseases (MBDs) </w:t>
      </w:r>
      <w:r w:rsidR="006B7A2A">
        <w:t>remain</w:t>
      </w:r>
      <w:r w:rsidRPr="005E3C85">
        <w:t xml:space="preserve"> a </w:t>
      </w:r>
      <w:r w:rsidR="006B7A2A">
        <w:t xml:space="preserve">major </w:t>
      </w:r>
      <w:r w:rsidRPr="005E3C85">
        <w:t xml:space="preserve">global health </w:t>
      </w:r>
      <w:r w:rsidR="006B7A2A">
        <w:t>concern</w:t>
      </w:r>
      <w:r w:rsidRPr="005E3C85">
        <w:t xml:space="preserve"> due to limited treatment and prevention options, necessitating </w:t>
      </w:r>
      <w:r w:rsidR="00EF6D62">
        <w:t xml:space="preserve">public health </w:t>
      </w:r>
      <w:r w:rsidRPr="005E3C85">
        <w:t>interventions that reduce</w:t>
      </w:r>
      <w:r w:rsidR="00EF6D62">
        <w:t xml:space="preserve"> the</w:t>
      </w:r>
      <w:r w:rsidRPr="005E3C85">
        <w:t xml:space="preserve"> </w:t>
      </w:r>
      <w:r w:rsidR="006B7A2A" w:rsidRPr="005E3C85">
        <w:t xml:space="preserve">contact </w:t>
      </w:r>
      <w:r w:rsidR="006B7A2A">
        <w:t xml:space="preserve">between </w:t>
      </w:r>
      <w:r w:rsidRPr="005E3C85">
        <w:t>human</w:t>
      </w:r>
      <w:r w:rsidR="006B7A2A">
        <w:t>s and</w:t>
      </w:r>
      <w:r w:rsidR="006B7A2A" w:rsidRPr="006B7A2A">
        <w:t xml:space="preserve"> </w:t>
      </w:r>
      <w:r w:rsidR="006B7A2A" w:rsidRPr="005E3C85">
        <w:t>vector</w:t>
      </w:r>
      <w:r w:rsidR="006B7A2A">
        <w:t>s</w:t>
      </w:r>
      <w:r w:rsidRPr="005E3C85">
        <w:t xml:space="preserve">. To support more integrated public health strategies, we explored the relationship between land cover the incidence of West Nile virus (WNV) disease in Europe from 2005 to 2019. Using spatial regression models at provincial level, we </w:t>
      </w:r>
      <w:r w:rsidR="00EF6D62">
        <w:t>estimated</w:t>
      </w:r>
      <w:r w:rsidR="00EF6D62" w:rsidRPr="005E3C85">
        <w:t xml:space="preserve"> </w:t>
      </w:r>
      <w:r w:rsidRPr="005E3C85">
        <w:t>the influence of land cover types</w:t>
      </w:r>
      <w:r w:rsidR="00EF6D62">
        <w:t xml:space="preserve"> on the prevalence of the disease,</w:t>
      </w:r>
      <w:r w:rsidRPr="005E3C85">
        <w:t xml:space="preserve"> alongside socio-demographic and climatic factors. Our analysis </w:t>
      </w:r>
      <w:r w:rsidR="006B7A2A">
        <w:t>found</w:t>
      </w:r>
      <w:r w:rsidR="006B7A2A" w:rsidRPr="005E3C85">
        <w:t xml:space="preserve"> </w:t>
      </w:r>
      <w:r w:rsidRPr="005E3C85">
        <w:t xml:space="preserve">positive associations between WNV </w:t>
      </w:r>
      <w:r w:rsidR="00367180">
        <w:t xml:space="preserve">disease </w:t>
      </w:r>
      <w:r w:rsidRPr="005E3C85">
        <w:t xml:space="preserve">incidence </w:t>
      </w:r>
      <w:ins w:id="49" w:author="Nicola RICCETTI" w:date="2025-11-25T14:36:00Z">
        <w:r w:rsidR="0093614D" w:rsidRPr="005C27D5">
          <w:t>in humans</w:t>
        </w:r>
        <w:r w:rsidR="0093614D" w:rsidRPr="005E3C85">
          <w:t xml:space="preserve"> </w:t>
        </w:r>
      </w:ins>
      <w:r w:rsidRPr="005E3C85">
        <w:t xml:space="preserve">and </w:t>
      </w:r>
      <w:r w:rsidR="00972199">
        <w:t xml:space="preserve">presence of </w:t>
      </w:r>
      <w:r w:rsidRPr="005E3C85">
        <w:t>shrub</w:t>
      </w:r>
      <w:r w:rsidR="00972199">
        <w:t>land</w:t>
      </w:r>
      <w:r w:rsidRPr="005E3C85">
        <w:t>, urban</w:t>
      </w:r>
      <w:r w:rsidR="00972199">
        <w:t xml:space="preserve"> areas</w:t>
      </w:r>
      <w:r w:rsidRPr="005E3C85">
        <w:t xml:space="preserve">, and water </w:t>
      </w:r>
      <w:r w:rsidR="00972199">
        <w:t>bodies</w:t>
      </w:r>
      <w:r w:rsidRPr="005E3C85">
        <w:t xml:space="preserve">, while no significant </w:t>
      </w:r>
      <w:r w:rsidR="00972199">
        <w:t>links</w:t>
      </w:r>
      <w:r w:rsidRPr="005E3C85">
        <w:t xml:space="preserve"> were </w:t>
      </w:r>
      <w:r w:rsidR="00367180">
        <w:t>observed</w:t>
      </w:r>
      <w:r w:rsidRPr="005E3C85">
        <w:t xml:space="preserve"> for forest or cropland. Climatic </w:t>
      </w:r>
      <w:del w:id="50" w:author="Emanuele Massaro [2]" w:date="2025-11-10T16:25:00Z">
        <w:r w:rsidRPr="005E3C85" w:rsidDel="00D508DE">
          <w:delText xml:space="preserve">and socio-demographic </w:delText>
        </w:r>
      </w:del>
      <w:r w:rsidRPr="005E3C85">
        <w:t xml:space="preserve">variables also contributed substantially to explaining </w:t>
      </w:r>
      <w:r w:rsidR="00972199">
        <w:t xml:space="preserve">spatial </w:t>
      </w:r>
      <w:r w:rsidRPr="005E3C85">
        <w:t>patterns</w:t>
      </w:r>
      <w:r w:rsidR="00972199" w:rsidRPr="00972199">
        <w:t xml:space="preserve"> </w:t>
      </w:r>
      <w:r w:rsidR="00972199">
        <w:t xml:space="preserve">of WNV </w:t>
      </w:r>
      <w:r w:rsidR="00367180">
        <w:t>disease prevalence</w:t>
      </w:r>
      <w:ins w:id="51" w:author="Nicola RICCETTI" w:date="2025-11-25T14:36:00Z">
        <w:r w:rsidR="0093614D">
          <w:t xml:space="preserve"> </w:t>
        </w:r>
        <w:r w:rsidR="0093614D" w:rsidRPr="005C27D5">
          <w:t>in humans</w:t>
        </w:r>
      </w:ins>
      <w:r w:rsidRPr="005E3C85">
        <w:t xml:space="preserve">. These findings underscore the importance of considering landscape composition, in combination with </w:t>
      </w:r>
      <w:r w:rsidR="00972199">
        <w:t xml:space="preserve">environmental </w:t>
      </w:r>
      <w:r w:rsidRPr="005E3C85">
        <w:t>and socio-demographic</w:t>
      </w:r>
      <w:r w:rsidR="00972199">
        <w:t xml:space="preserve"> factors</w:t>
      </w:r>
      <w:r w:rsidRPr="005E3C85">
        <w:t xml:space="preserve"> when designing </w:t>
      </w:r>
      <w:r w:rsidR="00972199">
        <w:t xml:space="preserve">strategies </w:t>
      </w:r>
      <w:r w:rsidRPr="005E3C85">
        <w:t xml:space="preserve">to </w:t>
      </w:r>
      <w:r w:rsidR="00972199">
        <w:t xml:space="preserve">reduce </w:t>
      </w:r>
      <w:r w:rsidRPr="005E3C85">
        <w:t>the risk of mosquito-borne diseases in temperate regions.</w:t>
      </w:r>
    </w:p>
    <w:p w14:paraId="192BBC57" w14:textId="7C8AE2D2" w:rsidR="00C26BDB" w:rsidRPr="00D00300" w:rsidRDefault="00C26BDB" w:rsidP="005314C8">
      <w:pPr>
        <w:spacing w:line="276" w:lineRule="auto"/>
        <w:jc w:val="both"/>
        <w:rPr>
          <w:rFonts w:cs="Times New Roman"/>
          <w:b/>
          <w:szCs w:val="24"/>
          <w:lang w:val="en-IE"/>
        </w:rPr>
      </w:pPr>
      <w:r w:rsidRPr="00D00300">
        <w:rPr>
          <w:rFonts w:cs="Times New Roman"/>
          <w:b/>
          <w:szCs w:val="24"/>
          <w:lang w:val="en-IE"/>
        </w:rPr>
        <w:t>Keywords</w:t>
      </w:r>
      <w:r w:rsidR="00D34B12" w:rsidRPr="00D00300">
        <w:rPr>
          <w:rFonts w:cs="Times New Roman"/>
          <w:b/>
          <w:szCs w:val="24"/>
          <w:lang w:val="en-IE"/>
        </w:rPr>
        <w:t xml:space="preserve"> </w:t>
      </w:r>
    </w:p>
    <w:p w14:paraId="3DE509E8" w14:textId="07FA6B9A" w:rsidR="00C26BDB" w:rsidRPr="00D00300" w:rsidRDefault="005C423E" w:rsidP="00E537D0">
      <w:pPr>
        <w:pStyle w:val="NoSpacing"/>
      </w:pPr>
      <w:r w:rsidRPr="00D00300">
        <w:rPr>
          <w:lang w:val="en-IE"/>
        </w:rPr>
        <w:t xml:space="preserve">Mosquito-Borne Diseases; </w:t>
      </w:r>
      <w:r w:rsidR="00DA14DF" w:rsidRPr="00D00300">
        <w:rPr>
          <w:lang w:val="en-IE"/>
        </w:rPr>
        <w:t>West Nile virus</w:t>
      </w:r>
      <w:r w:rsidRPr="00D00300">
        <w:rPr>
          <w:lang w:val="en-IE"/>
        </w:rPr>
        <w:t xml:space="preserve">; </w:t>
      </w:r>
      <w:r w:rsidR="0046126B" w:rsidRPr="00D00300">
        <w:rPr>
          <w:lang w:val="en-IE"/>
        </w:rPr>
        <w:t xml:space="preserve">Epidemiologic Methods; </w:t>
      </w:r>
      <w:r w:rsidR="00A1766B" w:rsidRPr="00D00300">
        <w:rPr>
          <w:lang w:val="en-IE"/>
        </w:rPr>
        <w:t>Geographically Weighted</w:t>
      </w:r>
      <w:r w:rsidR="0046126B" w:rsidRPr="00D00300">
        <w:rPr>
          <w:lang w:val="en-IE"/>
        </w:rPr>
        <w:t xml:space="preserve"> </w:t>
      </w:r>
      <w:r w:rsidR="00806BCD" w:rsidRPr="00D00300">
        <w:rPr>
          <w:lang w:val="en-IE"/>
        </w:rPr>
        <w:t xml:space="preserve">Regression </w:t>
      </w:r>
      <w:r w:rsidR="0046126B" w:rsidRPr="00D00300">
        <w:rPr>
          <w:lang w:val="en-IE"/>
        </w:rPr>
        <w:t>Models</w:t>
      </w:r>
      <w:r w:rsidR="00D34B12" w:rsidRPr="00D00300">
        <w:rPr>
          <w:lang w:val="en-IE"/>
        </w:rPr>
        <w:t>; Public Health</w:t>
      </w:r>
    </w:p>
    <w:p w14:paraId="37B32443" w14:textId="77777777" w:rsidR="00AF0F5A" w:rsidRPr="00D00300" w:rsidRDefault="00AF0F5A">
      <w:pPr>
        <w:rPr>
          <w:rFonts w:cs="Times New Roman"/>
          <w:b/>
          <w:szCs w:val="24"/>
          <w:lang w:val="en-IE"/>
        </w:rPr>
      </w:pPr>
      <w:r w:rsidRPr="00D00300">
        <w:rPr>
          <w:rFonts w:cs="Times New Roman"/>
          <w:b/>
          <w:szCs w:val="24"/>
          <w:lang w:val="en-IE"/>
        </w:rPr>
        <w:br w:type="page"/>
      </w:r>
    </w:p>
    <w:p w14:paraId="3D016CFA" w14:textId="71B49488" w:rsidR="00C26BDB" w:rsidRPr="00D00300" w:rsidRDefault="00C26BDB" w:rsidP="00E97693">
      <w:pPr>
        <w:rPr>
          <w:rFonts w:cs="Times New Roman"/>
          <w:b/>
          <w:sz w:val="28"/>
          <w:szCs w:val="28"/>
          <w:lang w:val="en-IE"/>
        </w:rPr>
      </w:pPr>
      <w:r w:rsidRPr="00D00300">
        <w:rPr>
          <w:rFonts w:cs="Times New Roman"/>
          <w:b/>
          <w:sz w:val="28"/>
          <w:szCs w:val="28"/>
          <w:lang w:val="en-IE"/>
        </w:rPr>
        <w:lastRenderedPageBreak/>
        <w:t>Introduction</w:t>
      </w:r>
    </w:p>
    <w:p w14:paraId="217E7E0E" w14:textId="67F4871B" w:rsidR="00DE451C" w:rsidRPr="00DE451C" w:rsidRDefault="00DE451C">
      <w:pPr>
        <w:pStyle w:val="NoSpacing"/>
        <w:rPr>
          <w:ins w:id="52" w:author="Emanuele Massaro [2]" w:date="2025-11-10T16:13:00Z"/>
          <w:lang w:val="en-IE"/>
        </w:rPr>
        <w:pPrChange w:id="53" w:author="Emanuele Massaro [2]" w:date="2025-11-10T16:13:00Z">
          <w:pPr/>
        </w:pPrChange>
      </w:pPr>
      <w:ins w:id="54" w:author="Emanuele Massaro [2]" w:date="2025-11-10T16:13:00Z">
        <w:r w:rsidRPr="00DE451C">
          <w:rPr>
            <w:lang w:val="en-IE"/>
          </w:rPr>
          <w:t xml:space="preserve">Although West Nile Virus (WNV) </w:t>
        </w:r>
      </w:ins>
      <w:ins w:id="55" w:author="Nicola RICCETTI" w:date="2025-11-25T14:19:00Z">
        <w:r w:rsidR="008B17A4">
          <w:rPr>
            <w:lang w:val="en-IE"/>
          </w:rPr>
          <w:t xml:space="preserve">disease </w:t>
        </w:r>
      </w:ins>
      <w:ins w:id="56" w:author="Emanuele Massaro [2]" w:date="2025-11-10T16:13:00Z">
        <w:r w:rsidRPr="00DE451C">
          <w:rPr>
            <w:lang w:val="en-IE"/>
          </w:rPr>
          <w:t>generally causes relatively low mortality in humans [1–4], it represents one of the most widespread mosquito-borne viral infections in the world. WNV is maintained in a zoonotic cycle involving Culex mosquitoes—particularly Culex pipiens and Cx. modestus in Europe—and avian hosts belonging mainly to Corvus and Passeriformes genera. Humans and other mammals are incidental, dead-end hosts who become infected through mosquito bites but do not contribute to further transmission.</w:t>
        </w:r>
      </w:ins>
    </w:p>
    <w:p w14:paraId="57519FBF" w14:textId="3658913C" w:rsidR="00DE451C" w:rsidRPr="00DE451C" w:rsidRDefault="00DE451C">
      <w:pPr>
        <w:pStyle w:val="NoSpacing"/>
        <w:rPr>
          <w:ins w:id="57" w:author="Emanuele Massaro [2]" w:date="2025-11-10T16:13:00Z"/>
          <w:lang w:val="en-IE"/>
        </w:rPr>
        <w:pPrChange w:id="58" w:author="Emanuele Massaro [2]" w:date="2025-11-10T16:13:00Z">
          <w:pPr/>
        </w:pPrChange>
      </w:pPr>
      <w:ins w:id="59" w:author="Emanuele Massaro [2]" w:date="2025-11-10T16:13:00Z">
        <w:r w:rsidRPr="00DE451C">
          <w:rPr>
            <w:lang w:val="en-IE"/>
          </w:rPr>
          <w:t>Since its introduction and subsequent establishment in Europe, WNV has expanded geographically and re-emerged periodically in several regions, causing seasonal outbreaks that vary in magnitude and spatial distribution [5–10]. This resurgence has raised growing concern for public-health authorities, particularly under changing climatic and environmental conditions that may increase viral circulation in the future [10]. No licensed vaccine</w:t>
        </w:r>
      </w:ins>
      <w:ins w:id="60" w:author="Nicola RICCETTI" w:date="2025-11-25T14:20:00Z">
        <w:r w:rsidR="008B17A4">
          <w:rPr>
            <w:lang w:val="en-IE"/>
          </w:rPr>
          <w:t xml:space="preserve"> for the disease</w:t>
        </w:r>
      </w:ins>
      <w:ins w:id="61" w:author="Emanuele Massaro [2]" w:date="2025-11-10T16:13:00Z">
        <w:r w:rsidRPr="00DE451C">
          <w:rPr>
            <w:lang w:val="en-IE"/>
          </w:rPr>
          <w:t xml:space="preserve"> or specific antiviral treatment for WNV is currently available [11]; consequently, public-health strategies rely primarily on reducing mosquito–human contact through vector control and personal protection measures, and on improving surveillance and early-warning systems.</w:t>
        </w:r>
      </w:ins>
    </w:p>
    <w:p w14:paraId="131F740C" w14:textId="04EC1766" w:rsidR="00DE451C" w:rsidRPr="00DE451C" w:rsidRDefault="00DE451C">
      <w:pPr>
        <w:pStyle w:val="NoSpacing"/>
        <w:rPr>
          <w:ins w:id="62" w:author="Emanuele Massaro [2]" w:date="2025-11-10T16:13:00Z"/>
          <w:lang w:val="en-IE"/>
        </w:rPr>
        <w:pPrChange w:id="63" w:author="Emanuele Massaro [2]" w:date="2025-11-10T16:13:00Z">
          <w:pPr/>
        </w:pPrChange>
      </w:pPr>
      <w:ins w:id="64" w:author="Emanuele Massaro [2]" w:date="2025-11-10T16:13:00Z">
        <w:r w:rsidRPr="00DE451C">
          <w:rPr>
            <w:lang w:val="en-IE"/>
          </w:rPr>
          <w:t>Predictive models have played a crucial role in guiding these preventive efforts. Historically, most studies of mosquito-borne viruses have emphasized **climatic and environmental factors—such as temperature, precipitation, humidity, vegetation, surface water, and land use/cover—**because these variables directly and indirectly influence mosquito abundance, development, habitat suitability, and viral replication [15–19]. However, temperature effects on mosquito populations and virus transmission are often non-linear.</w:t>
        </w:r>
      </w:ins>
    </w:p>
    <w:p w14:paraId="60E5C04A" w14:textId="1413A003" w:rsidR="00DE451C" w:rsidRPr="00DE451C" w:rsidRDefault="00DE451C">
      <w:pPr>
        <w:pStyle w:val="NoSpacing"/>
        <w:rPr>
          <w:ins w:id="65" w:author="Emanuele Massaro [2]" w:date="2025-11-10T16:13:00Z"/>
          <w:lang w:val="en-IE"/>
        </w:rPr>
        <w:pPrChange w:id="66" w:author="Emanuele Massaro [2]" w:date="2025-11-10T16:13:00Z">
          <w:pPr/>
        </w:pPrChange>
      </w:pPr>
      <w:ins w:id="67" w:author="Emanuele Massaro [2]" w:date="2025-11-10T16:13:00Z">
        <w:r w:rsidRPr="00DE451C">
          <w:rPr>
            <w:lang w:val="en-IE"/>
          </w:rPr>
          <w:t xml:space="preserve">In fact, several mosquito life traits show a unimodal relationship with temperature (e.g., larval survival, development rate, and biting frequency), whereas adult lifespan tends to decrease beyond approximately 30 °C, indicating that excessively high temperatures can </w:t>
        </w:r>
        <w:r w:rsidRPr="00DE451C">
          <w:rPr>
            <w:lang w:val="en-IE"/>
          </w:rPr>
          <w:lastRenderedPageBreak/>
          <w:t xml:space="preserve">reduce vector survival [20]. Excessive temperatures can therefore suppress vector populations, both directly through reduced survival and indirectly through decreased fecundity and altered blood-feeding </w:t>
        </w:r>
        <w:del w:id="68" w:author="Nicola RICCETTI" w:date="2025-11-25T14:21:00Z">
          <w:r w:rsidRPr="00DE451C" w:rsidDel="008B17A4">
            <w:rPr>
              <w:lang w:val="en-IE"/>
            </w:rPr>
            <w:delText>behavior</w:delText>
          </w:r>
        </w:del>
      </w:ins>
      <w:ins w:id="69" w:author="Nicola RICCETTI" w:date="2025-11-25T14:21:00Z">
        <w:r w:rsidR="008B17A4" w:rsidRPr="00DE451C">
          <w:rPr>
            <w:lang w:val="en-IE"/>
          </w:rPr>
          <w:t>behaviour</w:t>
        </w:r>
      </w:ins>
      <w:ins w:id="70" w:author="Emanuele Massaro [2]" w:date="2025-11-10T16:13:00Z">
        <w:r w:rsidRPr="00DE451C">
          <w:rPr>
            <w:lang w:val="en-IE"/>
          </w:rPr>
          <w:t xml:space="preserve"> [9, 17, 21]. Similarly, vector competence and viral transmission efficiency peak at intermediate temperatures (typically 30–36 °C, depending on the vector–pathogen combination) [20].</w:t>
        </w:r>
      </w:ins>
    </w:p>
    <w:p w14:paraId="7DA5C16B" w14:textId="690EBBCF" w:rsidR="005D1102" w:rsidDel="00E20807" w:rsidRDefault="00DE451C">
      <w:pPr>
        <w:pStyle w:val="NoSpacing"/>
        <w:rPr>
          <w:del w:id="71" w:author="Emanuele Massaro" w:date="2025-10-22T15:43:00Z"/>
          <w:lang w:val="en-IE"/>
        </w:rPr>
      </w:pPr>
      <w:ins w:id="72" w:author="Emanuele Massaro [2]" w:date="2025-11-10T16:13:00Z">
        <w:r w:rsidRPr="00DE451C">
          <w:rPr>
            <w:lang w:val="en-IE"/>
          </w:rPr>
          <w:t>Because of these complex and context-dependent relationships, a growing number of studies have called for more integrative frameworks that incorporate not only climatic drivers but also land-cover characteristics and socio-demographic factors [9, 22–24]. Land use and anthropogenic environmental change can reshape mosquito and host habitats [25], alter the composition and abundance of competent vectors, and modulate exposure risk for human populations.</w:t>
        </w:r>
      </w:ins>
      <w:del w:id="73" w:author="Emanuele Massaro" w:date="2025-10-22T15:43:00Z">
        <w:r w:rsidR="008A64C6" w:rsidRPr="00D00300" w:rsidDel="007D4575">
          <w:rPr>
            <w:lang w:val="en-IE"/>
          </w:rPr>
          <w:delText xml:space="preserve">Though mostly </w:delText>
        </w:r>
        <w:r w:rsidR="008E7229" w:rsidRPr="00D00300" w:rsidDel="007D4575">
          <w:rPr>
            <w:lang w:val="en-IE"/>
          </w:rPr>
          <w:delText xml:space="preserve">characterized by </w:delText>
        </w:r>
        <w:r w:rsidR="007F0359" w:rsidRPr="00D00300" w:rsidDel="007D4575">
          <w:rPr>
            <w:lang w:val="en-IE"/>
          </w:rPr>
          <w:delText>relatively</w:delText>
        </w:r>
        <w:r w:rsidR="008E7229" w:rsidRPr="00D00300" w:rsidDel="007D4575">
          <w:rPr>
            <w:lang w:val="en-IE"/>
          </w:rPr>
          <w:delText xml:space="preserve"> low</w:delText>
        </w:r>
        <w:r w:rsidR="008A64C6" w:rsidRPr="00D00300" w:rsidDel="007D4575">
          <w:rPr>
            <w:lang w:val="en-IE"/>
          </w:rPr>
          <w:delText xml:space="preserve"> mortality</w:delText>
        </w:r>
        <w:r w:rsidR="0032224A" w:rsidRPr="00D00300" w:rsidDel="007D4575">
          <w:rPr>
            <w:lang w:val="en-IE"/>
          </w:rPr>
          <w:delText xml:space="preserve"> [1-4]</w:delText>
        </w:r>
        <w:r w:rsidR="008A64C6" w:rsidRPr="00D00300" w:rsidDel="007D4575">
          <w:rPr>
            <w:lang w:val="en-IE"/>
          </w:rPr>
          <w:delText xml:space="preserve">, </w:delText>
        </w:r>
        <w:r w:rsidR="00682C27" w:rsidRPr="00D00300" w:rsidDel="007D4575">
          <w:rPr>
            <w:lang w:val="en-IE"/>
          </w:rPr>
          <w:delText xml:space="preserve">viral </w:delText>
        </w:r>
        <w:r w:rsidR="008E7229" w:rsidRPr="00D00300" w:rsidDel="007D4575">
          <w:rPr>
            <w:lang w:val="en-IE"/>
          </w:rPr>
          <w:delText>infectious diseases transmitted by mosquitoes</w:delText>
        </w:r>
        <w:r w:rsidR="004901BB" w:rsidRPr="00D00300" w:rsidDel="007D4575">
          <w:rPr>
            <w:lang w:val="en-IE"/>
          </w:rPr>
          <w:delText xml:space="preserve"> (</w:delText>
        </w:r>
        <w:r w:rsidR="008E7229" w:rsidRPr="00D00300" w:rsidDel="007D4575">
          <w:rPr>
            <w:lang w:val="en-IE"/>
          </w:rPr>
          <w:delText>also known as</w:delText>
        </w:r>
        <w:r w:rsidR="00682C27" w:rsidRPr="00D00300" w:rsidDel="007D4575">
          <w:rPr>
            <w:lang w:val="en-IE"/>
          </w:rPr>
          <w:delText xml:space="preserve"> viral</w:delText>
        </w:r>
        <w:r w:rsidR="008E7229" w:rsidRPr="00D00300" w:rsidDel="007D4575">
          <w:rPr>
            <w:lang w:val="en-IE"/>
          </w:rPr>
          <w:delText xml:space="preserve"> mosquito-borne diseases </w:delText>
        </w:r>
        <w:r w:rsidR="004901BB" w:rsidRPr="00D00300" w:rsidDel="007D4575">
          <w:rPr>
            <w:lang w:val="en-IE"/>
          </w:rPr>
          <w:delText>[</w:delText>
        </w:r>
        <w:r w:rsidR="008E7229" w:rsidRPr="00D00300" w:rsidDel="007D4575">
          <w:rPr>
            <w:lang w:val="en-IE"/>
          </w:rPr>
          <w:delText>MBDs</w:delText>
        </w:r>
        <w:r w:rsidR="00682C27" w:rsidRPr="00D00300" w:rsidDel="007D4575">
          <w:rPr>
            <w:lang w:val="en-IE"/>
          </w:rPr>
          <w:delText>, e.g., Chikungunya, Dengue, Yellow fever, West Nile virus disease, and Zika virus disease</w:delText>
        </w:r>
        <w:r w:rsidR="004901BB" w:rsidRPr="00D00300" w:rsidDel="007D4575">
          <w:rPr>
            <w:lang w:val="en-IE"/>
          </w:rPr>
          <w:delText>]</w:delText>
        </w:r>
        <w:r w:rsidR="008E7229" w:rsidRPr="00D00300" w:rsidDel="007D4575">
          <w:rPr>
            <w:lang w:val="en-IE"/>
          </w:rPr>
          <w:delText>), are among the leading causes of the</w:delText>
        </w:r>
        <w:r w:rsidR="0099424C" w:rsidRPr="00D00300" w:rsidDel="007D4575">
          <w:rPr>
            <w:lang w:val="en-IE"/>
          </w:rPr>
          <w:delText xml:space="preserve"> </w:delText>
        </w:r>
        <w:r w:rsidR="008E7229" w:rsidRPr="00D00300" w:rsidDel="007D4575">
          <w:rPr>
            <w:lang w:val="en-IE"/>
          </w:rPr>
          <w:delText xml:space="preserve">infectious diseases burden worldwide, </w:delText>
        </w:r>
        <w:r w:rsidR="00150322" w:rsidRPr="00D00300" w:rsidDel="007D4575">
          <w:rPr>
            <w:lang w:val="en-IE"/>
          </w:rPr>
          <w:delText xml:space="preserve">with millions of individuals </w:delText>
        </w:r>
        <w:r w:rsidR="0012605C" w:rsidRPr="00D00300" w:rsidDel="007D4575">
          <w:rPr>
            <w:lang w:val="en-IE"/>
          </w:rPr>
          <w:delText xml:space="preserve">estimated to be </w:delText>
        </w:r>
        <w:r w:rsidR="00150322" w:rsidRPr="00D00300" w:rsidDel="007D4575">
          <w:rPr>
            <w:lang w:val="en-IE"/>
          </w:rPr>
          <w:delText>at risk of developing them</w:delText>
        </w:r>
        <w:r w:rsidR="008E7229" w:rsidRPr="00D00300" w:rsidDel="007D4575">
          <w:rPr>
            <w:lang w:val="en-IE"/>
          </w:rPr>
          <w:delText xml:space="preserve"> [</w:delText>
        </w:r>
        <w:r w:rsidR="0012605C" w:rsidRPr="00D00300" w:rsidDel="007D4575">
          <w:rPr>
            <w:lang w:val="en-IE"/>
          </w:rPr>
          <w:delText>5-7]</w:delText>
        </w:r>
        <w:r w:rsidR="008A64C6" w:rsidRPr="00D00300" w:rsidDel="007D4575">
          <w:rPr>
            <w:lang w:val="en-IE"/>
          </w:rPr>
          <w:delText xml:space="preserve">. </w:delText>
        </w:r>
        <w:r w:rsidR="00CC30B9" w:rsidDel="007D4575">
          <w:rPr>
            <w:lang w:val="en-IE"/>
          </w:rPr>
          <w:delText>I</w:delText>
        </w:r>
        <w:r w:rsidR="001B39A2" w:rsidRPr="00D00300" w:rsidDel="007D4575">
          <w:rPr>
            <w:lang w:val="en-IE"/>
          </w:rPr>
          <w:delText xml:space="preserve">n </w:delText>
        </w:r>
        <w:r w:rsidR="00CC30B9" w:rsidDel="007D4575">
          <w:rPr>
            <w:lang w:val="en-IE"/>
          </w:rPr>
          <w:delText>recent</w:delText>
        </w:r>
        <w:r w:rsidR="001B39A2" w:rsidRPr="00D00300" w:rsidDel="007D4575">
          <w:rPr>
            <w:lang w:val="en-IE"/>
          </w:rPr>
          <w:delText xml:space="preserve"> years</w:delText>
        </w:r>
        <w:r w:rsidR="00CC30B9" w:rsidDel="007D4575">
          <w:rPr>
            <w:lang w:val="en-IE"/>
          </w:rPr>
          <w:delText>,</w:delText>
        </w:r>
        <w:r w:rsidR="001B39A2" w:rsidRPr="00D00300" w:rsidDel="007D4575">
          <w:rPr>
            <w:lang w:val="en-IE"/>
          </w:rPr>
          <w:delText xml:space="preserve"> </w:delText>
        </w:r>
        <w:r w:rsidR="00C104DA" w:rsidRPr="00D00300" w:rsidDel="007D4575">
          <w:rPr>
            <w:lang w:val="en-IE"/>
          </w:rPr>
          <w:delText xml:space="preserve">viral </w:delText>
        </w:r>
        <w:r w:rsidR="008A64C6" w:rsidRPr="00D00300" w:rsidDel="007D4575">
          <w:rPr>
            <w:lang w:val="en-IE"/>
          </w:rPr>
          <w:delText xml:space="preserve">MBDs </w:delText>
        </w:r>
        <w:r w:rsidR="001B39A2" w:rsidRPr="00D00300" w:rsidDel="007D4575">
          <w:rPr>
            <w:lang w:val="en-IE"/>
          </w:rPr>
          <w:delText xml:space="preserve">have </w:delText>
        </w:r>
        <w:r w:rsidR="00CC30B9" w:rsidDel="007D4575">
          <w:rPr>
            <w:lang w:val="en-IE"/>
          </w:rPr>
          <w:delText>increased</w:delText>
        </w:r>
        <w:r w:rsidR="001F2EAA" w:rsidRPr="00D00300" w:rsidDel="007D4575">
          <w:rPr>
            <w:lang w:val="en-IE"/>
          </w:rPr>
          <w:delText xml:space="preserve"> in </w:delText>
        </w:r>
        <w:r w:rsidR="00CC30B9" w:rsidRPr="00D00300" w:rsidDel="007D4575">
          <w:rPr>
            <w:lang w:val="en-IE"/>
          </w:rPr>
          <w:delText xml:space="preserve">both </w:delText>
        </w:r>
        <w:r w:rsidR="00CC30B9" w:rsidDel="007D4575">
          <w:rPr>
            <w:lang w:val="en-IE"/>
          </w:rPr>
          <w:delText>the number</w:delText>
        </w:r>
        <w:r w:rsidR="001F2EAA" w:rsidRPr="00D00300" w:rsidDel="007D4575">
          <w:rPr>
            <w:lang w:val="en-IE"/>
          </w:rPr>
          <w:delText xml:space="preserve"> of human</w:delText>
        </w:r>
        <w:r w:rsidR="004D32BA" w:rsidRPr="00D00300" w:rsidDel="007D4575">
          <w:rPr>
            <w:lang w:val="en-IE"/>
          </w:rPr>
          <w:delText xml:space="preserve"> cases </w:delText>
        </w:r>
        <w:r w:rsidR="001B39A2" w:rsidRPr="00D00300" w:rsidDel="007D4575">
          <w:rPr>
            <w:lang w:val="en-IE"/>
          </w:rPr>
          <w:delText xml:space="preserve">and </w:delText>
        </w:r>
        <w:r w:rsidR="00CC30B9" w:rsidDel="007D4575">
          <w:rPr>
            <w:lang w:val="en-IE"/>
          </w:rPr>
          <w:delText xml:space="preserve">the geographic areas they affect, spreading to </w:delText>
        </w:r>
        <w:r w:rsidR="001B39A2" w:rsidRPr="00D00300" w:rsidDel="007D4575">
          <w:rPr>
            <w:lang w:val="en-IE"/>
          </w:rPr>
          <w:delText xml:space="preserve">new </w:delText>
        </w:r>
        <w:r w:rsidR="00CC30B9" w:rsidDel="007D4575">
          <w:rPr>
            <w:lang w:val="en-IE"/>
          </w:rPr>
          <w:delText xml:space="preserve">regions and </w:delText>
        </w:r>
        <w:r w:rsidR="009B75FB" w:rsidRPr="00D00300" w:rsidDel="007D4575">
          <w:rPr>
            <w:lang w:val="en-IE"/>
          </w:rPr>
          <w:delText>re</w:delText>
        </w:r>
        <w:r w:rsidR="00CC30B9" w:rsidDel="007D4575">
          <w:rPr>
            <w:lang w:val="en-IE"/>
          </w:rPr>
          <w:delText xml:space="preserve">appearing in places where </w:delText>
        </w:r>
        <w:r w:rsidR="002E5871" w:rsidRPr="00D00300" w:rsidDel="007D4575">
          <w:rPr>
            <w:lang w:val="en-IE"/>
          </w:rPr>
          <w:delText xml:space="preserve">they </w:delText>
        </w:r>
        <w:r w:rsidR="00CC30B9" w:rsidDel="007D4575">
          <w:rPr>
            <w:lang w:val="en-IE"/>
          </w:rPr>
          <w:delText>had occurred before</w:delText>
        </w:r>
        <w:r w:rsidR="00B42379" w:rsidRPr="00D00300" w:rsidDel="007D4575">
          <w:rPr>
            <w:lang w:val="en-IE"/>
          </w:rPr>
          <w:delText xml:space="preserve"> [8-10]</w:delText>
        </w:r>
        <w:r w:rsidR="0099424C" w:rsidRPr="00D00300" w:rsidDel="007D4575">
          <w:rPr>
            <w:lang w:val="en-IE"/>
          </w:rPr>
          <w:delText>. For these reasons,</w:delText>
        </w:r>
        <w:r w:rsidR="009B75FB" w:rsidRPr="00D00300" w:rsidDel="007D4575">
          <w:rPr>
            <w:lang w:val="en-IE"/>
          </w:rPr>
          <w:delText xml:space="preserve"> </w:delText>
        </w:r>
        <w:r w:rsidR="003D3798" w:rsidRPr="00D00300" w:rsidDel="007D4575">
          <w:rPr>
            <w:lang w:val="en-IE"/>
          </w:rPr>
          <w:delText xml:space="preserve">viral </w:delText>
        </w:r>
        <w:r w:rsidR="009B75FB" w:rsidRPr="00D00300" w:rsidDel="007D4575">
          <w:rPr>
            <w:lang w:val="en-IE"/>
          </w:rPr>
          <w:delText xml:space="preserve">MBDs are </w:delText>
        </w:r>
        <w:r w:rsidR="007D0177" w:rsidDel="007D4575">
          <w:rPr>
            <w:lang w:val="en-IE"/>
          </w:rPr>
          <w:delText xml:space="preserve">gaining attention in </w:delText>
        </w:r>
        <w:r w:rsidR="009B75FB" w:rsidRPr="00D00300" w:rsidDel="007D4575">
          <w:rPr>
            <w:lang w:val="en-IE"/>
          </w:rPr>
          <w:delText xml:space="preserve">public health </w:delText>
        </w:r>
        <w:r w:rsidR="007D0177" w:rsidDel="007D4575">
          <w:rPr>
            <w:lang w:val="en-IE"/>
          </w:rPr>
          <w:delText>due to their current</w:delText>
        </w:r>
        <w:r w:rsidR="00775870" w:rsidRPr="00D00300" w:rsidDel="007D4575">
          <w:rPr>
            <w:lang w:val="en-IE"/>
          </w:rPr>
          <w:delText xml:space="preserve"> threat </w:delText>
        </w:r>
        <w:r w:rsidR="007D0177" w:rsidDel="007D4575">
          <w:rPr>
            <w:lang w:val="en-IE"/>
          </w:rPr>
          <w:delText xml:space="preserve">and the risk of spreading further in the future, especially </w:delText>
        </w:r>
        <w:r w:rsidR="00FC29CD" w:rsidRPr="00D00300" w:rsidDel="007D4575">
          <w:rPr>
            <w:lang w:val="en-IE"/>
          </w:rPr>
          <w:delText xml:space="preserve">as </w:delText>
        </w:r>
        <w:r w:rsidR="009B75FB" w:rsidRPr="00D00300" w:rsidDel="007D4575">
          <w:rPr>
            <w:lang w:val="en-IE"/>
          </w:rPr>
          <w:delText>climatic change</w:delText>
        </w:r>
        <w:r w:rsidR="00FC29CD" w:rsidRPr="00D00300" w:rsidDel="007D4575">
          <w:rPr>
            <w:lang w:val="en-IE"/>
          </w:rPr>
          <w:delText xml:space="preserve">, land </w:delText>
        </w:r>
        <w:r w:rsidR="007D0177" w:rsidDel="007D4575">
          <w:rPr>
            <w:lang w:val="en-IE"/>
          </w:rPr>
          <w:delText>use change</w:delText>
        </w:r>
        <w:r w:rsidR="00FC29CD" w:rsidRPr="00D00300" w:rsidDel="007D4575">
          <w:rPr>
            <w:lang w:val="en-IE"/>
          </w:rPr>
          <w:delText>, and overpopulation</w:delText>
        </w:r>
        <w:r w:rsidR="007D0177" w:rsidDel="007D4575">
          <w:rPr>
            <w:lang w:val="en-IE"/>
          </w:rPr>
          <w:delText xml:space="preserve"> may increase </w:delText>
        </w:r>
        <w:r w:rsidR="00775870" w:rsidRPr="00D00300" w:rsidDel="007D4575">
          <w:rPr>
            <w:lang w:val="en-IE"/>
          </w:rPr>
          <w:delText xml:space="preserve">their distribution and </w:delText>
        </w:r>
        <w:r w:rsidR="00A76A82" w:rsidRPr="00D00300" w:rsidDel="007D4575">
          <w:rPr>
            <w:lang w:val="en-IE"/>
          </w:rPr>
          <w:delText>incidence</w:delText>
        </w:r>
        <w:r w:rsidR="007A380C" w:rsidRPr="00D00300" w:rsidDel="007D4575">
          <w:rPr>
            <w:lang w:val="en-IE"/>
          </w:rPr>
          <w:delText xml:space="preserve"> in the future</w:delText>
        </w:r>
        <w:r w:rsidR="00B42379" w:rsidRPr="00D00300" w:rsidDel="007D4575">
          <w:rPr>
            <w:lang w:val="en-IE"/>
          </w:rPr>
          <w:delText xml:space="preserve"> [10]</w:delText>
        </w:r>
        <w:r w:rsidR="00A0053B" w:rsidRPr="00D00300" w:rsidDel="007D4575">
          <w:rPr>
            <w:lang w:val="en-IE"/>
          </w:rPr>
          <w:delText>.</w:delText>
        </w:r>
        <w:r w:rsidR="007D0177" w:rsidDel="007D4575">
          <w:rPr>
            <w:lang w:val="en-IE"/>
          </w:rPr>
          <w:delText xml:space="preserve"> Currently, except for </w:delText>
        </w:r>
        <w:r w:rsidR="008F0818" w:rsidRPr="00D00300" w:rsidDel="007D4575">
          <w:rPr>
            <w:lang w:val="en-IE"/>
          </w:rPr>
          <w:delText>Yellow Fever</w:delText>
        </w:r>
        <w:r w:rsidR="00D51C96" w:rsidRPr="00D00300" w:rsidDel="007D4575">
          <w:rPr>
            <w:lang w:val="en-IE"/>
          </w:rPr>
          <w:delText>,</w:delText>
        </w:r>
        <w:r w:rsidR="007D0177" w:rsidDel="007D4575">
          <w:rPr>
            <w:lang w:val="en-IE"/>
          </w:rPr>
          <w:delText xml:space="preserve"> there</w:delText>
        </w:r>
        <w:r w:rsidR="008F0818" w:rsidRPr="00D00300" w:rsidDel="007D4575">
          <w:rPr>
            <w:lang w:val="en-IE"/>
          </w:rPr>
          <w:delText xml:space="preserve"> </w:delText>
        </w:r>
        <w:r w:rsidR="00282AFA" w:rsidRPr="00D00300" w:rsidDel="007D4575">
          <w:rPr>
            <w:lang w:val="en-IE"/>
          </w:rPr>
          <w:delText xml:space="preserve">are </w:delText>
        </w:r>
        <w:r w:rsidR="007D0177" w:rsidDel="007D4575">
          <w:rPr>
            <w:lang w:val="en-IE"/>
          </w:rPr>
          <w:delText xml:space="preserve">no approved vaccines </w:delText>
        </w:r>
        <w:r w:rsidR="00D31802" w:rsidRPr="00D00300" w:rsidDel="007D4575">
          <w:rPr>
            <w:lang w:val="en-IE"/>
          </w:rPr>
          <w:delText xml:space="preserve">for </w:delText>
        </w:r>
        <w:r w:rsidR="007D0177" w:rsidDel="007D4575">
          <w:rPr>
            <w:lang w:val="en-IE"/>
          </w:rPr>
          <w:delText xml:space="preserve">most of these diseases – such as </w:delText>
        </w:r>
        <w:r w:rsidR="00282AFA" w:rsidRPr="00D00300" w:rsidDel="007D4575">
          <w:rPr>
            <w:lang w:val="en-IE"/>
          </w:rPr>
          <w:delText>WNV [</w:delText>
        </w:r>
        <w:r w:rsidR="00B42379" w:rsidRPr="00D00300" w:rsidDel="007D4575">
          <w:rPr>
            <w:lang w:val="en-IE"/>
          </w:rPr>
          <w:delText>11</w:delText>
        </w:r>
        <w:r w:rsidR="00282AFA" w:rsidRPr="00D00300" w:rsidDel="007D4575">
          <w:rPr>
            <w:lang w:val="en-IE"/>
          </w:rPr>
          <w:delText>]</w:delText>
        </w:r>
        <w:r w:rsidR="007D0177" w:rsidDel="007D4575">
          <w:rPr>
            <w:lang w:val="en-IE"/>
          </w:rPr>
          <w:delText xml:space="preserve"> - </w:delText>
        </w:r>
        <w:r w:rsidR="00282AFA" w:rsidRPr="00D00300" w:rsidDel="007D4575">
          <w:rPr>
            <w:lang w:val="en-IE"/>
          </w:rPr>
          <w:delText xml:space="preserve">or </w:delText>
        </w:r>
        <w:r w:rsidR="007D0177" w:rsidDel="007D4575">
          <w:rPr>
            <w:lang w:val="en-IE"/>
          </w:rPr>
          <w:delText xml:space="preserve">they are only </w:delText>
        </w:r>
        <w:r w:rsidR="00282AFA" w:rsidRPr="00D00300" w:rsidDel="007D4575">
          <w:rPr>
            <w:lang w:val="en-IE"/>
          </w:rPr>
          <w:delText xml:space="preserve">recently </w:delText>
        </w:r>
        <w:r w:rsidR="007D0177" w:rsidDel="007D4575">
          <w:rPr>
            <w:lang w:val="en-IE"/>
          </w:rPr>
          <w:delText xml:space="preserve">approved or still in development, like those for </w:delText>
        </w:r>
        <w:r w:rsidR="00282AFA" w:rsidRPr="00D00300" w:rsidDel="007D4575">
          <w:rPr>
            <w:lang w:val="en-IE"/>
          </w:rPr>
          <w:delText>Dengue [</w:delText>
        </w:r>
        <w:r w:rsidR="00B42379" w:rsidRPr="00D00300" w:rsidDel="007D4575">
          <w:rPr>
            <w:lang w:val="en-IE"/>
          </w:rPr>
          <w:delText>12</w:delText>
        </w:r>
        <w:r w:rsidR="00282AFA" w:rsidRPr="00D00300" w:rsidDel="007D4575">
          <w:rPr>
            <w:lang w:val="en-IE"/>
          </w:rPr>
          <w:delText>]</w:delText>
        </w:r>
        <w:r w:rsidR="007D0177" w:rsidDel="007D4575">
          <w:rPr>
            <w:lang w:val="en-IE"/>
          </w:rPr>
          <w:delText xml:space="preserve"> and </w:delText>
        </w:r>
        <w:r w:rsidR="00282AFA" w:rsidRPr="00D00300" w:rsidDel="007D4575">
          <w:rPr>
            <w:lang w:val="en-IE"/>
          </w:rPr>
          <w:delText>Chikungunya [</w:delText>
        </w:r>
        <w:r w:rsidR="00B42379" w:rsidRPr="00D00300" w:rsidDel="007D4575">
          <w:rPr>
            <w:lang w:val="en-IE"/>
          </w:rPr>
          <w:delText>13</w:delText>
        </w:r>
        <w:r w:rsidR="00282AFA" w:rsidRPr="00D00300" w:rsidDel="007D4575">
          <w:rPr>
            <w:lang w:val="en-IE"/>
          </w:rPr>
          <w:delText>]</w:delText>
        </w:r>
        <w:r w:rsidR="00D31802" w:rsidRPr="00D00300" w:rsidDel="007D4575">
          <w:rPr>
            <w:lang w:val="en-IE"/>
          </w:rPr>
          <w:delText xml:space="preserve">); similarly, specific </w:delText>
        </w:r>
        <w:r w:rsidR="007D0177" w:rsidDel="007D4575">
          <w:rPr>
            <w:lang w:val="en-IE"/>
          </w:rPr>
          <w:delText>treatments are often un</w:delText>
        </w:r>
        <w:r w:rsidR="00D31802" w:rsidRPr="00D00300" w:rsidDel="007D4575">
          <w:rPr>
            <w:lang w:val="en-IE"/>
          </w:rPr>
          <w:delText>available</w:delText>
        </w:r>
        <w:r w:rsidR="00AA0C77" w:rsidRPr="00D00300" w:rsidDel="007D4575">
          <w:rPr>
            <w:lang w:val="en-IE"/>
          </w:rPr>
          <w:delText xml:space="preserve"> </w:delText>
        </w:r>
        <w:r w:rsidR="00B42379" w:rsidRPr="00D00300" w:rsidDel="007D4575">
          <w:rPr>
            <w:lang w:val="en-IE"/>
          </w:rPr>
          <w:delText>[14]</w:delText>
        </w:r>
        <w:r w:rsidR="00D31802" w:rsidRPr="00D00300" w:rsidDel="007D4575">
          <w:rPr>
            <w:lang w:val="en-IE"/>
          </w:rPr>
          <w:delText>. P</w:delText>
        </w:r>
        <w:r w:rsidR="001B39A2" w:rsidRPr="00D00300" w:rsidDel="007D4575">
          <w:rPr>
            <w:lang w:val="en-IE"/>
          </w:rPr>
          <w:delText xml:space="preserve">ublic health </w:delText>
        </w:r>
        <w:r w:rsidR="007D0177" w:rsidDel="007D4575">
          <w:rPr>
            <w:lang w:val="en-IE"/>
          </w:rPr>
          <w:delText>strategies</w:delText>
        </w:r>
        <w:r w:rsidR="007D0177" w:rsidRPr="00D00300" w:rsidDel="007D4575">
          <w:rPr>
            <w:lang w:val="en-IE"/>
          </w:rPr>
          <w:delText xml:space="preserve"> </w:delText>
        </w:r>
        <w:r w:rsidR="001B39A2" w:rsidRPr="00D00300" w:rsidDel="007D4575">
          <w:rPr>
            <w:lang w:val="en-IE"/>
          </w:rPr>
          <w:delText xml:space="preserve">to </w:delText>
        </w:r>
        <w:r w:rsidR="007D0177" w:rsidDel="007D4575">
          <w:rPr>
            <w:lang w:val="en-IE"/>
          </w:rPr>
          <w:delText xml:space="preserve">reduce </w:delText>
        </w:r>
        <w:r w:rsidR="001B39A2" w:rsidRPr="00D00300" w:rsidDel="007D4575">
          <w:rPr>
            <w:lang w:val="en-IE"/>
          </w:rPr>
          <w:delText xml:space="preserve">the burden of viral MBDs relies mostly on </w:delText>
        </w:r>
        <w:r w:rsidR="007D0177" w:rsidDel="007D4575">
          <w:rPr>
            <w:lang w:val="en-IE"/>
          </w:rPr>
          <w:delText xml:space="preserve">limiting </w:delText>
        </w:r>
        <w:r w:rsidR="001B39A2" w:rsidRPr="00D00300" w:rsidDel="007D4575">
          <w:rPr>
            <w:lang w:val="en-IE"/>
          </w:rPr>
          <w:delText xml:space="preserve">contact between humans and </w:delText>
        </w:r>
        <w:r w:rsidR="007D0177" w:rsidDel="007D4575">
          <w:rPr>
            <w:lang w:val="en-IE"/>
          </w:rPr>
          <w:delText>mosquitos</w:delText>
        </w:r>
        <w:r w:rsidR="000A5D17" w:rsidDel="007D4575">
          <w:rPr>
            <w:lang w:val="en-IE"/>
          </w:rPr>
          <w:delText xml:space="preserve">, and includes personal protection, like </w:delText>
        </w:r>
        <w:r w:rsidR="001B39A2" w:rsidRPr="00D00300" w:rsidDel="007D4575">
          <w:rPr>
            <w:lang w:val="en-IE"/>
          </w:rPr>
          <w:delText>repellents</w:delText>
        </w:r>
        <w:r w:rsidR="007F5D34" w:rsidRPr="00D00300" w:rsidDel="007D4575">
          <w:rPr>
            <w:lang w:val="en-IE"/>
          </w:rPr>
          <w:delText xml:space="preserve"> and mosquito nets</w:delText>
        </w:r>
        <w:r w:rsidR="000A5D17" w:rsidDel="007D4575">
          <w:rPr>
            <w:lang w:val="en-IE"/>
          </w:rPr>
          <w:delText xml:space="preserve">, community-level actions, such as using </w:delText>
        </w:r>
        <w:r w:rsidR="000A5D17" w:rsidRPr="00D00300" w:rsidDel="007D4575">
          <w:rPr>
            <w:lang w:val="en-IE"/>
          </w:rPr>
          <w:delText xml:space="preserve">larvicide </w:delText>
        </w:r>
        <w:r w:rsidR="000A5D17" w:rsidDel="007D4575">
          <w:rPr>
            <w:lang w:val="en-IE"/>
          </w:rPr>
          <w:delText xml:space="preserve">or </w:delText>
        </w:r>
        <w:r w:rsidR="000A5D17" w:rsidRPr="00D00300" w:rsidDel="007D4575">
          <w:rPr>
            <w:lang w:val="en-IE"/>
          </w:rPr>
          <w:delText xml:space="preserve">adulticide </w:delText>
        </w:r>
        <w:r w:rsidR="001B39A2" w:rsidRPr="00D00300" w:rsidDel="007D4575">
          <w:rPr>
            <w:lang w:val="en-IE"/>
          </w:rPr>
          <w:delText xml:space="preserve">to control </w:delText>
        </w:r>
        <w:r w:rsidR="000A5D17" w:rsidDel="007D4575">
          <w:rPr>
            <w:lang w:val="en-IE"/>
          </w:rPr>
          <w:delText xml:space="preserve">mosquito </w:delText>
        </w:r>
        <w:r w:rsidR="001B39A2" w:rsidRPr="00D00300" w:rsidDel="007D4575">
          <w:rPr>
            <w:lang w:val="en-IE"/>
          </w:rPr>
          <w:delText>population</w:delText>
        </w:r>
        <w:r w:rsidR="000A5D17" w:rsidDel="007D4575">
          <w:rPr>
            <w:lang w:val="en-IE"/>
          </w:rPr>
          <w:delText>s</w:delText>
        </w:r>
        <w:r w:rsidR="001B39A2" w:rsidRPr="00D00300" w:rsidDel="007D4575">
          <w:rPr>
            <w:lang w:val="en-IE"/>
          </w:rPr>
          <w:delText>.</w:delText>
        </w:r>
        <w:r w:rsidR="000A5D17" w:rsidDel="007D4575">
          <w:rPr>
            <w:lang w:val="en-IE"/>
          </w:rPr>
          <w:delText xml:space="preserve"> To make these efforts more effective, </w:delText>
        </w:r>
        <w:r w:rsidR="005D1102" w:rsidRPr="00D00300" w:rsidDel="007D4575">
          <w:rPr>
            <w:lang w:val="en-IE"/>
          </w:rPr>
          <w:delText xml:space="preserve">public health </w:delText>
        </w:r>
        <w:r w:rsidR="000A5D17" w:rsidDel="007D4575">
          <w:rPr>
            <w:lang w:val="en-IE"/>
          </w:rPr>
          <w:delText xml:space="preserve">strategies </w:delText>
        </w:r>
        <w:r w:rsidR="005D1102" w:rsidRPr="00D00300" w:rsidDel="007D4575">
          <w:rPr>
            <w:lang w:val="en-IE"/>
          </w:rPr>
          <w:delText>u</w:delText>
        </w:r>
        <w:r w:rsidR="000A5D17" w:rsidDel="007D4575">
          <w:rPr>
            <w:lang w:val="en-IE"/>
          </w:rPr>
          <w:delText>se</w:delText>
        </w:r>
        <w:r w:rsidR="005D1102" w:rsidRPr="00D00300" w:rsidDel="007D4575">
          <w:rPr>
            <w:lang w:val="en-IE"/>
          </w:rPr>
          <w:delText xml:space="preserve"> models to </w:delText>
        </w:r>
        <w:r w:rsidR="000A5D17" w:rsidDel="007D4575">
          <w:rPr>
            <w:lang w:val="en-IE"/>
          </w:rPr>
          <w:delText xml:space="preserve">predict </w:delText>
        </w:r>
        <w:r w:rsidR="005D1102" w:rsidRPr="00D00300" w:rsidDel="007D4575">
          <w:rPr>
            <w:lang w:val="en-IE"/>
          </w:rPr>
          <w:delText xml:space="preserve">mosquito population dynamics and to </w:delText>
        </w:r>
        <w:r w:rsidR="000A5D17" w:rsidDel="007D4575">
          <w:rPr>
            <w:lang w:val="en-IE"/>
          </w:rPr>
          <w:delText xml:space="preserve">plan </w:delText>
        </w:r>
        <w:r w:rsidR="005D1102" w:rsidRPr="00D00300" w:rsidDel="007D4575">
          <w:rPr>
            <w:lang w:val="en-IE"/>
          </w:rPr>
          <w:delText xml:space="preserve">interventions </w:delText>
        </w:r>
        <w:r w:rsidR="000A5D17" w:rsidDel="007D4575">
          <w:rPr>
            <w:lang w:val="en-IE"/>
          </w:rPr>
          <w:delText xml:space="preserve">at the right time and place for </w:delText>
        </w:r>
        <w:r w:rsidR="005D1102" w:rsidRPr="00D00300" w:rsidDel="007D4575">
          <w:rPr>
            <w:lang w:val="en-IE"/>
          </w:rPr>
          <w:delText xml:space="preserve">the </w:delText>
        </w:r>
        <w:r w:rsidR="000A5D17" w:rsidDel="007D4575">
          <w:rPr>
            <w:lang w:val="en-IE"/>
          </w:rPr>
          <w:delText>greatest impact</w:delText>
        </w:r>
        <w:r w:rsidR="005D1102" w:rsidRPr="00D00300" w:rsidDel="007D4575">
          <w:rPr>
            <w:lang w:val="en-IE"/>
          </w:rPr>
          <w:delText xml:space="preserve">. </w:delText>
        </w:r>
      </w:del>
    </w:p>
    <w:p w14:paraId="4579B7CD" w14:textId="0040439F" w:rsidR="00E20807" w:rsidRPr="00E20807" w:rsidDel="00DE451C" w:rsidRDefault="00E20807">
      <w:pPr>
        <w:pStyle w:val="NoSpacing"/>
        <w:rPr>
          <w:ins w:id="74" w:author="Emanuele Massaro" w:date="2025-10-22T15:44:00Z"/>
          <w:del w:id="75" w:author="Emanuele Massaro [2]" w:date="2025-11-10T16:13:00Z"/>
          <w:lang w:val="en-IE"/>
        </w:rPr>
      </w:pPr>
      <w:ins w:id="76" w:author="Emanuele Massaro" w:date="2025-10-22T15:44:00Z">
        <w:del w:id="77" w:author="Emanuele Massaro [2]" w:date="2025-11-10T16:13:00Z">
          <w:r w:rsidRPr="00E20807" w:rsidDel="00DE451C">
            <w:rPr>
              <w:lang w:val="en-IE"/>
            </w:rPr>
            <w:delText>Although West Nile Virus (WNV) generally causes relatively low mortality in humans [1–4], it represents one of the most widespread mosquito-borne viral infections in the world. WNV is maintained in a zoonotic cycle involving Culex mosquitoes—particularly Culex pipiens and Cx. modestus in Europe—and avian hosts belonging mainly to Corvus and Passeriformes genera. Humans and other mammals are incidental, dead-end hosts who become infected through mosquito bites but do not contribute to further transmission.</w:delText>
          </w:r>
        </w:del>
      </w:ins>
    </w:p>
    <w:p w14:paraId="1BE708A2" w14:textId="594267F9" w:rsidR="00E20807" w:rsidRPr="00D00300" w:rsidDel="00DE451C" w:rsidRDefault="00E20807">
      <w:pPr>
        <w:pStyle w:val="NoSpacing"/>
        <w:rPr>
          <w:ins w:id="78" w:author="Emanuele Massaro" w:date="2025-10-22T15:43:00Z"/>
          <w:del w:id="79" w:author="Emanuele Massaro [2]" w:date="2025-11-10T16:13:00Z"/>
          <w:lang w:val="en-IE"/>
        </w:rPr>
      </w:pPr>
      <w:ins w:id="80" w:author="Emanuele Massaro" w:date="2025-10-22T15:44:00Z">
        <w:del w:id="81" w:author="Emanuele Massaro [2]" w:date="2025-11-10T16:13:00Z">
          <w:r w:rsidRPr="00E20807" w:rsidDel="00DE451C">
            <w:rPr>
              <w:lang w:val="en-IE"/>
            </w:rPr>
            <w:delText>Since its introduction and subsequent establishment in Europe, WNV has expanded geographically and re-emerged periodically in several regions, causing seasonal outbreaks that vary in magnitude and spatial distribution [5–10]. This resurgence has raised growing concern for public-health authorities, particularly under changing climatic and environmental conditions that may increase viral circulation in the future [10]. No licensed vaccine or specific antiviral treatment for WNV is currently available [11]; consequently, public-health strategies rely primarily on reducing mosquito–human contact through vector control and personal protection measures, and on improving surveillance and early-warning systems.</w:delText>
          </w:r>
        </w:del>
      </w:ins>
    </w:p>
    <w:p w14:paraId="243CB1EB" w14:textId="45F7B719" w:rsidR="00AA3DE2" w:rsidDel="00DE451C" w:rsidRDefault="00AA3DE2">
      <w:pPr>
        <w:pStyle w:val="NoSpacing"/>
        <w:rPr>
          <w:del w:id="82" w:author="Emanuele Massaro [2]" w:date="2025-11-10T16:13:00Z"/>
          <w:lang w:val="en-IE"/>
        </w:rPr>
      </w:pPr>
      <w:del w:id="83" w:author="Emanuele Massaro [2]" w:date="2025-11-10T16:13:00Z">
        <w:r w:rsidDel="00DE451C">
          <w:rPr>
            <w:lang w:val="en-IE"/>
          </w:rPr>
          <w:delText>So far</w:delText>
        </w:r>
        <w:r w:rsidR="005D1102" w:rsidRPr="00D00300" w:rsidDel="00DE451C">
          <w:rPr>
            <w:lang w:val="en-IE"/>
          </w:rPr>
          <w:delText xml:space="preserve">, </w:delText>
        </w:r>
        <w:r w:rsidDel="00DE451C">
          <w:rPr>
            <w:lang w:val="en-IE"/>
          </w:rPr>
          <w:delText>the</w:delText>
        </w:r>
        <w:r w:rsidR="004770B8" w:rsidDel="00DE451C">
          <w:rPr>
            <w:lang w:val="en-IE"/>
          </w:rPr>
          <w:delText>se</w:delText>
        </w:r>
        <w:r w:rsidDel="00DE451C">
          <w:rPr>
            <w:lang w:val="en-IE"/>
          </w:rPr>
          <w:delText xml:space="preserve"> models and</w:delText>
        </w:r>
        <w:r w:rsidR="005D1102" w:rsidRPr="00D00300" w:rsidDel="00DE451C">
          <w:rPr>
            <w:lang w:val="en-IE"/>
          </w:rPr>
          <w:delText xml:space="preserve"> </w:delText>
        </w:r>
        <w:r w:rsidR="004770B8" w:rsidDel="00DE451C">
          <w:rPr>
            <w:lang w:val="en-IE"/>
          </w:rPr>
          <w:delText xml:space="preserve">the </w:delText>
        </w:r>
        <w:r w:rsidR="005D1102" w:rsidRPr="00D00300" w:rsidDel="00DE451C">
          <w:rPr>
            <w:lang w:val="en-IE"/>
          </w:rPr>
          <w:delText>r</w:delText>
        </w:r>
        <w:r w:rsidR="0034313A" w:rsidRPr="00D00300" w:rsidDel="00DE451C">
          <w:rPr>
            <w:lang w:val="en-IE"/>
          </w:rPr>
          <w:delText xml:space="preserve">esearch on </w:delText>
        </w:r>
        <w:r w:rsidR="003D3798" w:rsidRPr="00D00300" w:rsidDel="00DE451C">
          <w:rPr>
            <w:lang w:val="en-IE"/>
          </w:rPr>
          <w:delText xml:space="preserve">viral </w:delText>
        </w:r>
        <w:r w:rsidR="0034313A" w:rsidRPr="00D00300" w:rsidDel="00DE451C">
          <w:rPr>
            <w:lang w:val="en-IE"/>
          </w:rPr>
          <w:delText>MBDs</w:delText>
        </w:r>
        <w:r w:rsidDel="00DE451C">
          <w:rPr>
            <w:lang w:val="en-IE"/>
          </w:rPr>
          <w:delText xml:space="preserve"> current and future trends </w:delText>
        </w:r>
        <w:r w:rsidR="00775870" w:rsidRPr="00D00300" w:rsidDel="00DE451C">
          <w:rPr>
            <w:lang w:val="en-IE"/>
          </w:rPr>
          <w:delText>ha</w:delText>
        </w:r>
        <w:r w:rsidDel="00DE451C">
          <w:rPr>
            <w:lang w:val="en-IE"/>
          </w:rPr>
          <w:delText xml:space="preserve">ve mostly </w:delText>
        </w:r>
        <w:r w:rsidR="0034313A" w:rsidRPr="00D00300" w:rsidDel="00DE451C">
          <w:rPr>
            <w:lang w:val="en-IE"/>
          </w:rPr>
          <w:delText>focused on</w:delText>
        </w:r>
        <w:r w:rsidR="00A3292B" w:rsidRPr="00D00300" w:rsidDel="00DE451C">
          <w:rPr>
            <w:lang w:val="en-IE"/>
          </w:rPr>
          <w:delText xml:space="preserve"> </w:delText>
        </w:r>
        <w:r w:rsidR="0034313A" w:rsidRPr="00D00300" w:rsidDel="00DE451C">
          <w:rPr>
            <w:lang w:val="en-IE"/>
          </w:rPr>
          <w:delText>climat</w:delText>
        </w:r>
        <w:r w:rsidDel="00DE451C">
          <w:rPr>
            <w:lang w:val="en-IE"/>
          </w:rPr>
          <w:delText>e</w:delText>
        </w:r>
        <w:r w:rsidR="0034313A" w:rsidRPr="00D00300" w:rsidDel="00DE451C">
          <w:rPr>
            <w:lang w:val="en-IE"/>
          </w:rPr>
          <w:delText xml:space="preserve"> factors </w:delText>
        </w:r>
        <w:r w:rsidDel="00DE451C">
          <w:rPr>
            <w:lang w:val="en-IE"/>
          </w:rPr>
          <w:delText xml:space="preserve">like </w:delText>
        </w:r>
        <w:r w:rsidR="0034313A" w:rsidRPr="00D00300" w:rsidDel="00DE451C">
          <w:rPr>
            <w:lang w:val="en-IE"/>
          </w:rPr>
          <w:delText>temperature, precipitation, and humidity</w:delText>
        </w:r>
        <w:r w:rsidR="00B80628" w:rsidRPr="00D00300" w:rsidDel="00DE451C">
          <w:rPr>
            <w:lang w:val="en-IE"/>
          </w:rPr>
          <w:delText xml:space="preserve"> [</w:delText>
        </w:r>
        <w:r w:rsidR="002C5A1F" w:rsidRPr="00D00300" w:rsidDel="00DE451C">
          <w:rPr>
            <w:lang w:val="en-IE"/>
          </w:rPr>
          <w:delText>15</w:delText>
        </w:r>
        <w:r w:rsidR="00B80628" w:rsidRPr="00D00300" w:rsidDel="00DE451C">
          <w:rPr>
            <w:lang w:val="en-IE"/>
          </w:rPr>
          <w:delText>]</w:delText>
        </w:r>
        <w:r w:rsidDel="00DE451C">
          <w:rPr>
            <w:lang w:val="en-IE"/>
          </w:rPr>
          <w:delText xml:space="preserve">, because </w:delText>
        </w:r>
        <w:r w:rsidR="00775870" w:rsidRPr="00D00300" w:rsidDel="00DE451C">
          <w:rPr>
            <w:lang w:val="en-IE"/>
          </w:rPr>
          <w:delText>mosquito</w:delText>
        </w:r>
        <w:r w:rsidR="00950D39" w:rsidRPr="00D00300" w:rsidDel="00DE451C">
          <w:rPr>
            <w:lang w:val="en-IE"/>
          </w:rPr>
          <w:delText>es</w:delText>
        </w:r>
        <w:r w:rsidR="00775870" w:rsidRPr="00D00300" w:rsidDel="00DE451C">
          <w:rPr>
            <w:lang w:val="en-IE"/>
          </w:rPr>
          <w:delText xml:space="preserve"> </w:delText>
        </w:r>
        <w:r w:rsidR="00DE0C10" w:rsidRPr="00D00300" w:rsidDel="00DE451C">
          <w:rPr>
            <w:lang w:val="en-IE"/>
          </w:rPr>
          <w:delText xml:space="preserve">abundance </w:delText>
        </w:r>
        <w:r w:rsidR="0034313A" w:rsidRPr="00D00300" w:rsidDel="00DE451C">
          <w:rPr>
            <w:lang w:val="en-IE"/>
          </w:rPr>
          <w:delText>and development are</w:delText>
        </w:r>
        <w:r w:rsidR="00DE0C10" w:rsidRPr="00D00300" w:rsidDel="00DE451C">
          <w:rPr>
            <w:lang w:val="en-IE"/>
          </w:rPr>
          <w:delText xml:space="preserve"> largely driven by </w:delText>
        </w:r>
        <w:r w:rsidDel="00DE451C">
          <w:rPr>
            <w:lang w:val="en-IE"/>
          </w:rPr>
          <w:delText xml:space="preserve">these conditions </w:delText>
        </w:r>
        <w:r w:rsidRPr="00D00300" w:rsidDel="00DE451C">
          <w:rPr>
            <w:lang w:val="en-IE"/>
          </w:rPr>
          <w:delText>[16-18]</w:delText>
        </w:r>
        <w:r w:rsidDel="00DE451C">
          <w:rPr>
            <w:lang w:val="en-IE"/>
          </w:rPr>
          <w:delText xml:space="preserve">, and </w:delText>
        </w:r>
        <w:r w:rsidRPr="00D00300" w:rsidDel="00DE451C">
          <w:rPr>
            <w:lang w:val="en-IE"/>
          </w:rPr>
          <w:delText xml:space="preserve">higher temperatures </w:delText>
        </w:r>
        <w:r w:rsidDel="00DE451C">
          <w:rPr>
            <w:lang w:val="en-IE"/>
          </w:rPr>
          <w:delText xml:space="preserve">can also affect virus’ </w:delText>
        </w:r>
        <w:r w:rsidRPr="00D00300" w:rsidDel="00DE451C">
          <w:rPr>
            <w:lang w:val="en-IE"/>
          </w:rPr>
          <w:delText>transmissibility</w:delText>
        </w:r>
        <w:r w:rsidRPr="00AA3DE2" w:rsidDel="00DE451C">
          <w:rPr>
            <w:lang w:val="en-IE"/>
          </w:rPr>
          <w:delText xml:space="preserve"> </w:delText>
        </w:r>
        <w:r w:rsidRPr="00D00300" w:rsidDel="00DE451C">
          <w:rPr>
            <w:lang w:val="en-IE"/>
          </w:rPr>
          <w:delText>[19]</w:delText>
        </w:r>
        <w:r w:rsidDel="00DE451C">
          <w:rPr>
            <w:lang w:val="en-IE"/>
          </w:rPr>
          <w:delText xml:space="preserve">. </w:delText>
        </w:r>
        <w:r w:rsidR="00775870" w:rsidRPr="00D00300" w:rsidDel="00DE451C">
          <w:rPr>
            <w:lang w:val="en-IE"/>
          </w:rPr>
          <w:delText>Whereas the immediate effect of climat</w:delText>
        </w:r>
        <w:r w:rsidR="004770B8" w:rsidDel="00DE451C">
          <w:rPr>
            <w:lang w:val="en-IE"/>
          </w:rPr>
          <w:delText>ic</w:delText>
        </w:r>
        <w:r w:rsidR="00775870" w:rsidRPr="00D00300" w:rsidDel="00DE451C">
          <w:rPr>
            <w:lang w:val="en-IE"/>
          </w:rPr>
          <w:delText xml:space="preserve"> variables on mosquito</w:delText>
        </w:r>
        <w:r w:rsidR="00950D39" w:rsidRPr="00D00300" w:rsidDel="00DE451C">
          <w:rPr>
            <w:lang w:val="en-IE"/>
          </w:rPr>
          <w:delText>e</w:delText>
        </w:r>
        <w:r w:rsidR="00775870" w:rsidRPr="00D00300" w:rsidDel="00DE451C">
          <w:rPr>
            <w:lang w:val="en-IE"/>
          </w:rPr>
          <w:delText>s and virus</w:delText>
        </w:r>
        <w:r w:rsidR="00A3292B" w:rsidRPr="00D00300" w:rsidDel="00DE451C">
          <w:rPr>
            <w:lang w:val="en-IE"/>
          </w:rPr>
          <w:delText>es</w:delText>
        </w:r>
        <w:r w:rsidR="00115EA4" w:rsidRPr="00D00300" w:rsidDel="00DE451C">
          <w:rPr>
            <w:lang w:val="en-IE"/>
          </w:rPr>
          <w:delText xml:space="preserve"> </w:delText>
        </w:r>
        <w:r w:rsidR="00775870" w:rsidRPr="00D00300" w:rsidDel="00DE451C">
          <w:rPr>
            <w:lang w:val="en-IE"/>
          </w:rPr>
          <w:delText xml:space="preserve">is largely accepted, </w:delText>
        </w:r>
        <w:r w:rsidR="00CB1F31" w:rsidRPr="00D00300" w:rsidDel="00DE451C">
          <w:rPr>
            <w:lang w:val="en-IE"/>
          </w:rPr>
          <w:delText xml:space="preserve">several </w:delText>
        </w:r>
        <w:r w:rsidR="00CB1F31" w:rsidRPr="00FC3089" w:rsidDel="00DE451C">
          <w:rPr>
            <w:lang w:val="en-IE"/>
          </w:rPr>
          <w:delText>authors have argued that</w:delText>
        </w:r>
        <w:r w:rsidR="00CB1F31" w:rsidRPr="00D00300" w:rsidDel="00DE451C">
          <w:rPr>
            <w:lang w:val="en-IE"/>
          </w:rPr>
          <w:delText xml:space="preserve"> </w:delText>
        </w:r>
        <w:r w:rsidDel="00DE451C">
          <w:rPr>
            <w:lang w:val="en-IE"/>
          </w:rPr>
          <w:delText xml:space="preserve">relying only on </w:delText>
        </w:r>
        <w:r w:rsidRPr="00D00300" w:rsidDel="00DE451C">
          <w:rPr>
            <w:lang w:val="en-IE"/>
          </w:rPr>
          <w:delText>climat</w:delText>
        </w:r>
        <w:r w:rsidDel="00DE451C">
          <w:rPr>
            <w:lang w:val="en-IE"/>
          </w:rPr>
          <w:delText xml:space="preserve">e to </w:delText>
        </w:r>
        <w:r w:rsidR="00CB1F31" w:rsidRPr="00D00300" w:rsidDel="00DE451C">
          <w:rPr>
            <w:lang w:val="en-IE"/>
          </w:rPr>
          <w:delText>forecast MBDs prevalence and distribution m</w:delText>
        </w:r>
        <w:r w:rsidDel="00DE451C">
          <w:rPr>
            <w:lang w:val="en-IE"/>
          </w:rPr>
          <w:delText>ay be misleading</w:delText>
        </w:r>
        <w:r w:rsidR="00CB1F31" w:rsidRPr="00D00300" w:rsidDel="00DE451C">
          <w:rPr>
            <w:lang w:val="en-IE"/>
          </w:rPr>
          <w:delText xml:space="preserve">, especially </w:delText>
        </w:r>
        <w:r w:rsidDel="00DE451C">
          <w:rPr>
            <w:lang w:val="en-IE"/>
          </w:rPr>
          <w:delText xml:space="preserve">since </w:delText>
        </w:r>
        <w:r w:rsidRPr="00D00300" w:rsidDel="00DE451C">
          <w:rPr>
            <w:lang w:val="en-IE"/>
          </w:rPr>
          <w:delText>mosquito</w:delText>
        </w:r>
        <w:r w:rsidDel="00DE451C">
          <w:rPr>
            <w:lang w:val="en-IE"/>
          </w:rPr>
          <w:delText xml:space="preserve"> responses to </w:delText>
        </w:r>
        <w:r w:rsidR="00CB1F31" w:rsidRPr="00D00300" w:rsidDel="00DE451C">
          <w:rPr>
            <w:lang w:val="en-IE"/>
          </w:rPr>
          <w:delText xml:space="preserve">temperature </w:delText>
        </w:r>
        <w:r w:rsidDel="00DE451C">
          <w:rPr>
            <w:lang w:val="en-IE"/>
          </w:rPr>
          <w:delText xml:space="preserve">are complex and </w:delText>
        </w:r>
        <w:r w:rsidR="00CB1F31" w:rsidRPr="00D00300" w:rsidDel="00DE451C">
          <w:rPr>
            <w:lang w:val="en-IE"/>
          </w:rPr>
          <w:delText>non-linear</w:delText>
        </w:r>
        <w:r w:rsidR="00F25E17" w:rsidRPr="00D00300" w:rsidDel="00DE451C">
          <w:rPr>
            <w:lang w:val="en-IE"/>
          </w:rPr>
          <w:delText xml:space="preserve">. </w:delText>
        </w:r>
      </w:del>
    </w:p>
    <w:p w14:paraId="6394166B" w14:textId="2BCCFDE2" w:rsidR="008C7D2C" w:rsidDel="00DE451C" w:rsidRDefault="008C7D2C">
      <w:pPr>
        <w:pStyle w:val="NoSpacing"/>
        <w:rPr>
          <w:ins w:id="84" w:author="Emanuele Massaro" w:date="2025-10-22T15:45:00Z"/>
          <w:del w:id="85" w:author="Emanuele Massaro [2]" w:date="2025-11-10T16:13:00Z"/>
          <w:lang w:val="en-IE"/>
        </w:rPr>
      </w:pPr>
      <w:ins w:id="86" w:author="Emanuele Massaro" w:date="2025-10-22T15:44:00Z">
        <w:del w:id="87" w:author="Emanuele Massaro [2]" w:date="2025-11-10T16:13:00Z">
          <w:r w:rsidRPr="008C7D2C" w:rsidDel="00DE451C">
            <w:rPr>
              <w:lang w:val="en-IE"/>
            </w:rPr>
            <w:delText>Predictive models have played a crucial role in guiding these preventive efforts. Historically, most studies of mosquito-borne viruses have emphasized climatic factors—such as temperature, precipitation, and humidity—because they directly influence mosquito abundance, development, and viral replication [15–19]. However, temperature effects on mosquito populations and virus transmission are often non-linear.</w:delText>
          </w:r>
        </w:del>
      </w:ins>
      <w:del w:id="88" w:author="Emanuele Massaro [2]" w:date="2025-11-10T16:13:00Z">
        <w:r w:rsidR="00F25E17" w:rsidRPr="00D00300" w:rsidDel="00DE451C">
          <w:rPr>
            <w:lang w:val="en-IE"/>
          </w:rPr>
          <w:delText xml:space="preserve">In fact, several mosquito life traits show </w:delText>
        </w:r>
        <w:r w:rsidR="00A3292B" w:rsidRPr="00D00300" w:rsidDel="00DE451C">
          <w:rPr>
            <w:lang w:val="en-IE"/>
          </w:rPr>
          <w:delText>a</w:delText>
        </w:r>
        <w:r w:rsidR="00F25E17" w:rsidRPr="00D00300" w:rsidDel="00DE451C">
          <w:rPr>
            <w:lang w:val="en-IE"/>
          </w:rPr>
          <w:delText xml:space="preserve"> unimodal relation to temperature (</w:delText>
        </w:r>
        <w:r w:rsidR="004770B8" w:rsidDel="00DE451C">
          <w:rPr>
            <w:lang w:val="en-IE"/>
          </w:rPr>
          <w:delText xml:space="preserve">e.g., </w:delText>
        </w:r>
        <w:r w:rsidR="00521615" w:rsidRPr="00D00300" w:rsidDel="00DE451C">
          <w:rPr>
            <w:lang w:val="en-IE"/>
          </w:rPr>
          <w:delText xml:space="preserve">larval survival and development, biting rate) </w:delText>
        </w:r>
        <w:r w:rsidR="001C41C5" w:rsidRPr="00D00300" w:rsidDel="00DE451C">
          <w:rPr>
            <w:lang w:val="en-IE"/>
          </w:rPr>
          <w:delText xml:space="preserve">whereas </w:delText>
        </w:r>
        <w:r w:rsidR="00521615" w:rsidRPr="00D00300" w:rsidDel="00DE451C">
          <w:rPr>
            <w:lang w:val="en-IE"/>
          </w:rPr>
          <w:delText>adult life traits</w:delText>
        </w:r>
        <w:r w:rsidR="00537F90" w:rsidDel="00DE451C">
          <w:rPr>
            <w:lang w:val="en-IE"/>
          </w:rPr>
          <w:delText>,</w:delText>
        </w:r>
        <w:r w:rsidR="00521615" w:rsidRPr="00D00300" w:rsidDel="00DE451C">
          <w:rPr>
            <w:lang w:val="en-IE"/>
          </w:rPr>
          <w:delText xml:space="preserve"> </w:delText>
        </w:r>
        <w:r w:rsidR="00537F90" w:rsidDel="00DE451C">
          <w:rPr>
            <w:lang w:val="en-IE"/>
          </w:rPr>
          <w:delText xml:space="preserve">such as </w:delText>
        </w:r>
        <w:r w:rsidR="00521615" w:rsidRPr="00D00300" w:rsidDel="00DE451C">
          <w:rPr>
            <w:lang w:val="en-IE"/>
          </w:rPr>
          <w:delText>lifespan</w:delText>
        </w:r>
        <w:r w:rsidR="00537F90" w:rsidDel="00DE451C">
          <w:rPr>
            <w:lang w:val="en-IE"/>
          </w:rPr>
          <w:delText>,</w:delText>
        </w:r>
        <w:r w:rsidR="00AB59E3" w:rsidRPr="00D00300" w:rsidDel="00DE451C">
          <w:rPr>
            <w:lang w:val="en-IE"/>
          </w:rPr>
          <w:delText xml:space="preserve"> were observed to decrease after 14-16°C</w:delText>
        </w:r>
        <w:r w:rsidR="00521615" w:rsidRPr="00D00300" w:rsidDel="00DE451C">
          <w:rPr>
            <w:lang w:val="en-IE"/>
          </w:rPr>
          <w:delText xml:space="preserve"> [20]</w:delText>
        </w:r>
        <w:r w:rsidR="00AB59E3" w:rsidRPr="00D00300" w:rsidDel="00DE451C">
          <w:rPr>
            <w:lang w:val="en-IE"/>
          </w:rPr>
          <w:delText xml:space="preserve">. This means that </w:delText>
        </w:r>
        <w:r w:rsidR="001C41C5" w:rsidRPr="00D00300" w:rsidDel="00DE451C">
          <w:rPr>
            <w:lang w:val="en-IE"/>
          </w:rPr>
          <w:delText>vector population might be</w:delText>
        </w:r>
        <w:r w:rsidR="00CB1F31" w:rsidRPr="00D00300" w:rsidDel="00DE451C">
          <w:rPr>
            <w:lang w:val="en-IE"/>
          </w:rPr>
          <w:delText xml:space="preserve"> impeded by excessive temperatures both directly, with lower survival, and indirectly</w:delText>
        </w:r>
        <w:r w:rsidR="00042396" w:rsidRPr="00D00300" w:rsidDel="00DE451C">
          <w:rPr>
            <w:lang w:val="en-IE"/>
          </w:rPr>
          <w:delText>,</w:delText>
        </w:r>
        <w:r w:rsidR="00CB1F31" w:rsidRPr="00D00300" w:rsidDel="00DE451C">
          <w:rPr>
            <w:lang w:val="en-IE"/>
          </w:rPr>
          <w:delText xml:space="preserve"> with lower fecundity </w:delText>
        </w:r>
        <w:r w:rsidR="004770B8" w:rsidRPr="00D00300" w:rsidDel="00DE451C">
          <w:rPr>
            <w:lang w:val="en-IE"/>
          </w:rPr>
          <w:delText>and</w:delText>
        </w:r>
        <w:r w:rsidR="00EE541D" w:rsidRPr="00D00300" w:rsidDel="00DE451C">
          <w:rPr>
            <w:lang w:val="en-IE"/>
          </w:rPr>
          <w:delText xml:space="preserve"> affecting blood feeding behaviour</w:delText>
        </w:r>
        <w:r w:rsidR="004635D6" w:rsidRPr="00D00300" w:rsidDel="00DE451C">
          <w:rPr>
            <w:lang w:val="en-IE"/>
          </w:rPr>
          <w:delText xml:space="preserve"> [9, 1</w:delText>
        </w:r>
        <w:r w:rsidR="00521615" w:rsidRPr="00D00300" w:rsidDel="00DE451C">
          <w:rPr>
            <w:lang w:val="en-IE"/>
          </w:rPr>
          <w:delText>7, 21</w:delText>
        </w:r>
        <w:r w:rsidR="004635D6" w:rsidRPr="00D00300" w:rsidDel="00DE451C">
          <w:rPr>
            <w:lang w:val="en-IE"/>
          </w:rPr>
          <w:delText>]</w:delText>
        </w:r>
        <w:r w:rsidR="00CB1F31" w:rsidRPr="00D00300" w:rsidDel="00DE451C">
          <w:rPr>
            <w:lang w:val="en-IE"/>
          </w:rPr>
          <w:delText>.</w:delText>
        </w:r>
        <w:r w:rsidR="00AB59E3" w:rsidRPr="00D00300" w:rsidDel="00DE451C">
          <w:rPr>
            <w:lang w:val="en-IE"/>
          </w:rPr>
          <w:delText xml:space="preserve"> </w:delText>
        </w:r>
        <w:r w:rsidR="001C41C5" w:rsidRPr="00D00300" w:rsidDel="00DE451C">
          <w:rPr>
            <w:lang w:val="en-IE"/>
          </w:rPr>
          <w:delText>Similarly</w:delText>
        </w:r>
        <w:r w:rsidR="00AB59E3" w:rsidRPr="00D00300" w:rsidDel="00DE451C">
          <w:rPr>
            <w:lang w:val="en-IE"/>
          </w:rPr>
          <w:delText>,</w:delText>
        </w:r>
        <w:r w:rsidR="001C41C5" w:rsidRPr="00D00300" w:rsidDel="00DE451C">
          <w:rPr>
            <w:lang w:val="en-IE"/>
          </w:rPr>
          <w:delText xml:space="preserve"> pathogen-specific traits e.g., infection and transmission efficacy also show a unimodal distribution, peaking around 30-36°, depending on specific pathogen and vector [20].</w:delText>
        </w:r>
        <w:r w:rsidR="00537F90" w:rsidDel="00DE451C">
          <w:rPr>
            <w:lang w:val="en-IE"/>
          </w:rPr>
          <w:delText xml:space="preserve"> </w:delText>
        </w:r>
      </w:del>
    </w:p>
    <w:p w14:paraId="003A37D1" w14:textId="7D161D32" w:rsidR="008C7D2C" w:rsidDel="00DE451C" w:rsidRDefault="00E30394">
      <w:pPr>
        <w:pStyle w:val="NoSpacing"/>
        <w:rPr>
          <w:ins w:id="89" w:author="Emanuele Massaro" w:date="2025-10-22T15:45:00Z"/>
          <w:del w:id="90" w:author="Emanuele Massaro [2]" w:date="2025-11-10T16:13:00Z"/>
          <w:lang w:val="en-IE"/>
        </w:rPr>
      </w:pPr>
      <w:ins w:id="91" w:author="Emanuele Massaro" w:date="2025-10-22T16:09:00Z">
        <w:del w:id="92" w:author="Emanuele Massaro [2]" w:date="2025-11-10T16:13:00Z">
          <w:r w:rsidRPr="00E30394" w:rsidDel="00DE451C">
            <w:rPr>
              <w:lang w:val="en-IE"/>
            </w:rPr>
            <w:delText>In fact, several mosquito life traits show a unimodal relationship with temperature (e.g., larval survival, development rate, and biting frequency), whereas adult lifespan tends to decrease beyond approximately 30 °C, indicating that excessively high temperatures can reduce vector survival [20].</w:delText>
          </w:r>
          <w:r w:rsidDel="00DE451C">
            <w:rPr>
              <w:lang w:val="en-IE"/>
            </w:rPr>
            <w:delText xml:space="preserve"> </w:delText>
          </w:r>
        </w:del>
      </w:ins>
      <w:ins w:id="93" w:author="Emanuele Massaro" w:date="2025-10-22T15:45:00Z">
        <w:del w:id="94" w:author="Emanuele Massaro [2]" w:date="2025-11-10T16:13:00Z">
          <w:r w:rsidR="00506874" w:rsidRPr="00506874" w:rsidDel="00DE451C">
            <w:rPr>
              <w:lang w:val="en-IE"/>
            </w:rPr>
            <w:delText>Excessive temperatures can therefore suppress vector populations, both directly through reduced survival and indirectly through decreased fecundity and altered blood-feeding behavior [9, 17, 21]. Similarly, vector competence and viral transmission efficiency peak at intermediate temperatures (typically 30–36 °C, depending on the vector–pathogen combination) [20].</w:delText>
          </w:r>
        </w:del>
      </w:ins>
    </w:p>
    <w:p w14:paraId="514F2AD9" w14:textId="72EB12CA" w:rsidR="008E053F" w:rsidDel="00DE451C" w:rsidRDefault="00537F90">
      <w:pPr>
        <w:pStyle w:val="NoSpacing"/>
        <w:rPr>
          <w:del w:id="95" w:author="Emanuele Massaro [2]" w:date="2025-11-10T16:13:00Z"/>
          <w:lang w:val="en-IE"/>
        </w:rPr>
      </w:pPr>
      <w:del w:id="96" w:author="Emanuele Massaro [2]" w:date="2025-11-10T16:13:00Z">
        <w:r w:rsidDel="00DE451C">
          <w:rPr>
            <w:lang w:val="en-IE"/>
          </w:rPr>
          <w:delText>As a result</w:delText>
        </w:r>
        <w:r w:rsidR="00D874FC" w:rsidRPr="00D00300" w:rsidDel="00DE451C">
          <w:rPr>
            <w:lang w:val="en-IE"/>
          </w:rPr>
          <w:delText xml:space="preserve">, </w:delText>
        </w:r>
        <w:r w:rsidR="004D32BA" w:rsidRPr="00D00300" w:rsidDel="00DE451C">
          <w:rPr>
            <w:lang w:val="en-IE"/>
          </w:rPr>
          <w:delText xml:space="preserve">several studies </w:delText>
        </w:r>
        <w:r w:rsidDel="00DE451C">
          <w:rPr>
            <w:lang w:val="en-IE"/>
          </w:rPr>
          <w:delText xml:space="preserve">have </w:delText>
        </w:r>
        <w:r w:rsidR="004D32BA" w:rsidRPr="00D00300" w:rsidDel="00DE451C">
          <w:rPr>
            <w:lang w:val="en-IE"/>
          </w:rPr>
          <w:delText xml:space="preserve">advocated for a </w:delText>
        </w:r>
        <w:r w:rsidR="00CB1F31" w:rsidRPr="00D00300" w:rsidDel="00DE451C">
          <w:rPr>
            <w:lang w:val="en-IE"/>
          </w:rPr>
          <w:delText xml:space="preserve">more holistic approach to study viral MBDs, </w:delText>
        </w:r>
        <w:r w:rsidDel="00DE451C">
          <w:rPr>
            <w:lang w:val="en-IE"/>
          </w:rPr>
          <w:delText xml:space="preserve">additionally </w:delText>
        </w:r>
        <w:r w:rsidR="00CB1F31" w:rsidRPr="00D00300" w:rsidDel="00DE451C">
          <w:rPr>
            <w:lang w:val="en-IE"/>
          </w:rPr>
          <w:delText>includ</w:delText>
        </w:r>
        <w:r w:rsidDel="00DE451C">
          <w:rPr>
            <w:lang w:val="en-IE"/>
          </w:rPr>
          <w:delText>ing</w:delText>
        </w:r>
        <w:r w:rsidR="00CB1F31" w:rsidRPr="00D00300" w:rsidDel="00DE451C">
          <w:rPr>
            <w:lang w:val="en-IE"/>
          </w:rPr>
          <w:delText xml:space="preserve"> a </w:delText>
        </w:r>
        <w:r w:rsidR="004D32BA" w:rsidRPr="00D00300" w:rsidDel="00DE451C">
          <w:rPr>
            <w:lang w:val="en-IE"/>
          </w:rPr>
          <w:delText>deeper understanding of the role</w:delText>
        </w:r>
        <w:r w:rsidR="00775870" w:rsidRPr="00D00300" w:rsidDel="00DE451C">
          <w:rPr>
            <w:lang w:val="en-IE"/>
          </w:rPr>
          <w:delText xml:space="preserve"> </w:delText>
        </w:r>
        <w:r w:rsidR="004D32BA" w:rsidRPr="00D00300" w:rsidDel="00DE451C">
          <w:rPr>
            <w:lang w:val="en-IE"/>
          </w:rPr>
          <w:delText>of anthropogenic changes in the landscape (</w:delText>
        </w:r>
        <w:r w:rsidDel="00DE451C">
          <w:rPr>
            <w:lang w:val="en-IE"/>
          </w:rPr>
          <w:delText xml:space="preserve">e.g. </w:delText>
        </w:r>
        <w:r w:rsidR="004D32BA" w:rsidRPr="00D00300" w:rsidDel="00DE451C">
          <w:rPr>
            <w:lang w:val="en-IE"/>
          </w:rPr>
          <w:delText>urbanization, deforestation</w:delText>
        </w:r>
        <w:r w:rsidR="0099424C" w:rsidRPr="00D00300" w:rsidDel="00DE451C">
          <w:rPr>
            <w:lang w:val="en-IE"/>
          </w:rPr>
          <w:delText>, population density</w:delText>
        </w:r>
        <w:r w:rsidR="004D32BA" w:rsidRPr="00D00300" w:rsidDel="00DE451C">
          <w:rPr>
            <w:lang w:val="en-IE"/>
          </w:rPr>
          <w:delText>)</w:delText>
        </w:r>
        <w:r w:rsidR="00041B51" w:rsidRPr="00D00300" w:rsidDel="00DE451C">
          <w:rPr>
            <w:lang w:val="en-IE"/>
          </w:rPr>
          <w:delText>, as well as socio-demographic factors (e.g. Gross</w:delText>
        </w:r>
        <w:r w:rsidDel="00DE451C">
          <w:rPr>
            <w:lang w:val="en-IE"/>
          </w:rPr>
          <w:delText xml:space="preserve"> D</w:delText>
        </w:r>
        <w:r w:rsidR="00041B51" w:rsidRPr="00D00300" w:rsidDel="00DE451C">
          <w:rPr>
            <w:lang w:val="en-IE"/>
          </w:rPr>
          <w:delText xml:space="preserve">omestic </w:delText>
        </w:r>
        <w:r w:rsidDel="00DE451C">
          <w:rPr>
            <w:lang w:val="en-IE"/>
          </w:rPr>
          <w:delText>P</w:delText>
        </w:r>
        <w:r w:rsidR="00041B51" w:rsidRPr="00D00300" w:rsidDel="00DE451C">
          <w:rPr>
            <w:lang w:val="en-IE"/>
          </w:rPr>
          <w:delText>roduct [GDP], and population density)</w:delText>
        </w:r>
        <w:r w:rsidR="004D32BA" w:rsidRPr="00D00300" w:rsidDel="00DE451C">
          <w:rPr>
            <w:lang w:val="en-IE"/>
          </w:rPr>
          <w:delText xml:space="preserve"> in the distribution and prevalence of human cases of viral MBDs</w:delText>
        </w:r>
        <w:r w:rsidR="00FC0C45" w:rsidRPr="00D00300" w:rsidDel="00DE451C">
          <w:rPr>
            <w:lang w:val="en-IE"/>
          </w:rPr>
          <w:delText xml:space="preserve"> [9, 2</w:delText>
        </w:r>
        <w:r w:rsidR="00521615" w:rsidRPr="00D00300" w:rsidDel="00DE451C">
          <w:rPr>
            <w:lang w:val="en-IE"/>
          </w:rPr>
          <w:delText>2</w:delText>
        </w:r>
        <w:r w:rsidR="00FC0C45" w:rsidRPr="00D00300" w:rsidDel="00DE451C">
          <w:rPr>
            <w:lang w:val="en-IE"/>
          </w:rPr>
          <w:delText>-2</w:delText>
        </w:r>
        <w:r w:rsidR="00521615" w:rsidRPr="00D00300" w:rsidDel="00DE451C">
          <w:rPr>
            <w:lang w:val="en-IE"/>
          </w:rPr>
          <w:delText>4</w:delText>
        </w:r>
        <w:r w:rsidR="00FC0C45" w:rsidRPr="00D00300" w:rsidDel="00DE451C">
          <w:rPr>
            <w:lang w:val="en-IE"/>
          </w:rPr>
          <w:delText>]</w:delText>
        </w:r>
        <w:r w:rsidR="00DF3501" w:rsidRPr="00D00300" w:rsidDel="00DE451C">
          <w:rPr>
            <w:lang w:val="en-IE"/>
          </w:rPr>
          <w:delText xml:space="preserve">. </w:delText>
        </w:r>
        <w:r w:rsidR="00CF3FF2" w:rsidRPr="00D00300" w:rsidDel="00DE451C">
          <w:rPr>
            <w:lang w:val="en-IE"/>
          </w:rPr>
          <w:delText>Th</w:delText>
        </w:r>
        <w:r w:rsidDel="00DE451C">
          <w:rPr>
            <w:lang w:val="en-IE"/>
          </w:rPr>
          <w:delText>e</w:delText>
        </w:r>
        <w:r w:rsidR="00CF3FF2" w:rsidRPr="00D00300" w:rsidDel="00DE451C">
          <w:rPr>
            <w:lang w:val="en-IE"/>
          </w:rPr>
          <w:delText xml:space="preserve"> anthropogenic changes to the landscape and environment m</w:delText>
        </w:r>
        <w:r w:rsidDel="00DE451C">
          <w:rPr>
            <w:lang w:val="en-IE"/>
          </w:rPr>
          <w:delText>ay</w:delText>
        </w:r>
        <w:r w:rsidR="00CF3FF2" w:rsidRPr="00D00300" w:rsidDel="00DE451C">
          <w:rPr>
            <w:lang w:val="en-IE"/>
          </w:rPr>
          <w:delText xml:space="preserve"> influence</w:delText>
        </w:r>
        <w:r w:rsidR="00A3292B" w:rsidRPr="00D00300" w:rsidDel="00DE451C">
          <w:rPr>
            <w:lang w:val="en-IE"/>
          </w:rPr>
          <w:delText xml:space="preserve"> the</w:delText>
        </w:r>
        <w:r w:rsidR="00CF3FF2" w:rsidRPr="00D00300" w:rsidDel="00DE451C">
          <w:rPr>
            <w:lang w:val="en-IE"/>
          </w:rPr>
          <w:delText xml:space="preserve"> </w:delText>
        </w:r>
        <w:r w:rsidRPr="00D00300" w:rsidDel="00DE451C">
          <w:rPr>
            <w:lang w:val="en-IE"/>
          </w:rPr>
          <w:delText xml:space="preserve">habitat </w:delText>
        </w:r>
        <w:r w:rsidR="00CF3FF2" w:rsidRPr="00D00300" w:rsidDel="00DE451C">
          <w:rPr>
            <w:lang w:val="en-IE"/>
          </w:rPr>
          <w:delText xml:space="preserve">availability </w:delText>
        </w:r>
        <w:r w:rsidR="00A3292B" w:rsidRPr="00D00300" w:rsidDel="00DE451C">
          <w:rPr>
            <w:lang w:val="en-IE"/>
          </w:rPr>
          <w:delText xml:space="preserve">for </w:delText>
        </w:r>
        <w:r w:rsidR="00CF3FF2" w:rsidRPr="00D00300" w:rsidDel="00DE451C">
          <w:rPr>
            <w:lang w:val="en-IE"/>
          </w:rPr>
          <w:delText>hosts and vectors</w:delText>
        </w:r>
        <w:r w:rsidR="00FC0C45" w:rsidRPr="00D00300" w:rsidDel="00DE451C">
          <w:rPr>
            <w:lang w:val="en-IE"/>
          </w:rPr>
          <w:delText xml:space="preserve"> [2</w:delText>
        </w:r>
        <w:r w:rsidR="00521615" w:rsidRPr="00D00300" w:rsidDel="00DE451C">
          <w:rPr>
            <w:lang w:val="en-IE"/>
          </w:rPr>
          <w:delText>5</w:delText>
        </w:r>
        <w:r w:rsidR="00FC0C45" w:rsidRPr="00D00300" w:rsidDel="00DE451C">
          <w:rPr>
            <w:lang w:val="en-IE"/>
          </w:rPr>
          <w:delText>]</w:delText>
        </w:r>
        <w:r w:rsidR="00193751" w:rsidRPr="00D00300" w:rsidDel="00DE451C">
          <w:rPr>
            <w:lang w:val="en-IE"/>
          </w:rPr>
          <w:delText>, as well as creating competitive advantages for certain vector species over others.</w:delText>
        </w:r>
      </w:del>
    </w:p>
    <w:p w14:paraId="12EAF85F" w14:textId="1CDA4304" w:rsidR="00506874" w:rsidRPr="00D00300" w:rsidDel="00DE451C" w:rsidRDefault="00506874">
      <w:pPr>
        <w:pStyle w:val="NoSpacing"/>
        <w:rPr>
          <w:ins w:id="97" w:author="Emanuele Massaro" w:date="2025-10-22T15:45:00Z"/>
          <w:del w:id="98" w:author="Emanuele Massaro [2]" w:date="2025-11-10T16:13:00Z"/>
          <w:lang w:val="en-IE"/>
        </w:rPr>
      </w:pPr>
      <w:ins w:id="99" w:author="Emanuele Massaro" w:date="2025-10-22T15:45:00Z">
        <w:del w:id="100" w:author="Emanuele Massaro [2]" w:date="2025-11-10T16:13:00Z">
          <w:r w:rsidRPr="00506874" w:rsidDel="00DE451C">
            <w:delText>Because of these complex and context-dependent relationships, a growing number of studies have called for more integrative frameworks that incorporate not only climatic drivers but also land-cover characteristics and socio-demographic factors [9, 22–24]. Land use and anthropogenic environmental change can reshape mosquito and host habitats [25], alter the composition and abundance of competent vectors, and modulate exposure risk for human populations.</w:delText>
          </w:r>
        </w:del>
      </w:ins>
    </w:p>
    <w:p w14:paraId="162ED2D3" w14:textId="366AE4C8" w:rsidR="003A71BA" w:rsidDel="00731F7D" w:rsidRDefault="00CB1F31">
      <w:pPr>
        <w:pStyle w:val="NoSpacing"/>
        <w:rPr>
          <w:del w:id="101" w:author="Emanuele Massaro" w:date="2025-10-22T15:46:00Z"/>
          <w:lang w:val="en-IE"/>
        </w:rPr>
      </w:pPr>
      <w:del w:id="102" w:author="Emanuele Massaro" w:date="2025-10-22T15:46:00Z">
        <w:r w:rsidRPr="00D00300" w:rsidDel="00731F7D">
          <w:rPr>
            <w:lang w:val="en-IE"/>
          </w:rPr>
          <w:delText xml:space="preserve">In this </w:delText>
        </w:r>
        <w:r w:rsidR="00537F90" w:rsidDel="00731F7D">
          <w:rPr>
            <w:lang w:val="en-IE"/>
          </w:rPr>
          <w:delText>context</w:delText>
        </w:r>
        <w:r w:rsidR="00B5703B" w:rsidRPr="00D00300" w:rsidDel="00731F7D">
          <w:rPr>
            <w:lang w:val="en-IE"/>
          </w:rPr>
          <w:delText xml:space="preserve">, </w:delText>
        </w:r>
        <w:r w:rsidR="00DA14DF" w:rsidRPr="00D00300" w:rsidDel="00731F7D">
          <w:rPr>
            <w:lang w:val="en-IE"/>
          </w:rPr>
          <w:delText>w</w:delText>
        </w:r>
        <w:r w:rsidR="00537F90" w:rsidDel="00731F7D">
          <w:rPr>
            <w:lang w:val="en-IE"/>
          </w:rPr>
          <w:delText>e</w:delText>
        </w:r>
        <w:r w:rsidR="00DA14DF" w:rsidRPr="00D00300" w:rsidDel="00731F7D">
          <w:rPr>
            <w:lang w:val="en-IE"/>
          </w:rPr>
          <w:delText xml:space="preserve"> </w:delText>
        </w:r>
        <w:r w:rsidR="00B5703B" w:rsidRPr="00D00300" w:rsidDel="00731F7D">
          <w:rPr>
            <w:lang w:val="en-IE"/>
          </w:rPr>
          <w:delText xml:space="preserve">considered </w:delText>
        </w:r>
        <w:r w:rsidR="00537F90" w:rsidDel="00731F7D">
          <w:rPr>
            <w:lang w:val="en-IE"/>
          </w:rPr>
          <w:delText xml:space="preserve">it important for </w:delText>
        </w:r>
        <w:r w:rsidR="00B5703B" w:rsidRPr="00D00300" w:rsidDel="00731F7D">
          <w:rPr>
            <w:lang w:val="en-IE"/>
          </w:rPr>
          <w:delText>public health to ex</w:delText>
        </w:r>
        <w:r w:rsidR="00537F90" w:rsidDel="00731F7D">
          <w:rPr>
            <w:lang w:val="en-IE"/>
          </w:rPr>
          <w:delText xml:space="preserve">amine </w:delText>
        </w:r>
        <w:r w:rsidR="00C11789" w:rsidDel="00731F7D">
          <w:rPr>
            <w:lang w:val="en-IE"/>
          </w:rPr>
          <w:delText xml:space="preserve">how </w:delText>
        </w:r>
        <w:r w:rsidR="00A92EE3" w:rsidRPr="00D00300" w:rsidDel="00731F7D">
          <w:rPr>
            <w:lang w:val="en-IE"/>
          </w:rPr>
          <w:delText xml:space="preserve">land cover </w:delText>
        </w:r>
        <w:r w:rsidR="00C11789" w:rsidDel="00731F7D">
          <w:rPr>
            <w:lang w:val="en-IE"/>
          </w:rPr>
          <w:delText>types</w:delText>
        </w:r>
        <w:r w:rsidR="00A92EE3" w:rsidRPr="00D00300" w:rsidDel="00731F7D">
          <w:rPr>
            <w:lang w:val="en-IE"/>
          </w:rPr>
          <w:delText xml:space="preserve"> (especially forest, crop, and urban) </w:delText>
        </w:r>
        <w:r w:rsidR="00C11789" w:rsidDel="00731F7D">
          <w:rPr>
            <w:lang w:val="en-IE"/>
          </w:rPr>
          <w:delText xml:space="preserve">relate to </w:delText>
        </w:r>
        <w:r w:rsidR="00A92EE3" w:rsidRPr="00D00300" w:rsidDel="00731F7D">
          <w:rPr>
            <w:lang w:val="en-IE"/>
          </w:rPr>
          <w:delText>differen</w:delText>
        </w:r>
        <w:r w:rsidR="000E0817" w:rsidRPr="00D00300" w:rsidDel="00731F7D">
          <w:rPr>
            <w:lang w:val="en-IE"/>
          </w:rPr>
          <w:delText>ces in</w:delText>
        </w:r>
        <w:r w:rsidR="00A3292B" w:rsidRPr="00D00300" w:rsidDel="00731F7D">
          <w:rPr>
            <w:lang w:val="en-IE"/>
          </w:rPr>
          <w:delText xml:space="preserve"> </w:delText>
        </w:r>
        <w:r w:rsidR="00C11789" w:rsidRPr="00D00300" w:rsidDel="00731F7D">
          <w:rPr>
            <w:lang w:val="en-IE"/>
          </w:rPr>
          <w:delText xml:space="preserve">MBDs </w:delText>
        </w:r>
        <w:r w:rsidR="004770B8" w:rsidDel="00731F7D">
          <w:rPr>
            <w:lang w:val="en-IE"/>
          </w:rPr>
          <w:delText>prevalence</w:delText>
        </w:r>
        <w:r w:rsidR="00C11789" w:rsidRPr="00D00300" w:rsidDel="00731F7D">
          <w:rPr>
            <w:lang w:val="en-IE"/>
          </w:rPr>
          <w:delText xml:space="preserve"> </w:delText>
        </w:r>
        <w:r w:rsidR="00C11789" w:rsidDel="00731F7D">
          <w:rPr>
            <w:lang w:val="en-IE"/>
          </w:rPr>
          <w:delText xml:space="preserve">across </w:delText>
        </w:r>
        <w:r w:rsidR="00C11789" w:rsidRPr="00D00300" w:rsidDel="00731F7D">
          <w:rPr>
            <w:lang w:val="en-IE"/>
          </w:rPr>
          <w:delText>Europe</w:delText>
        </w:r>
        <w:r w:rsidR="00C11789" w:rsidDel="00731F7D">
          <w:rPr>
            <w:lang w:val="en-IE"/>
          </w:rPr>
          <w:delText>an</w:delText>
        </w:r>
        <w:r w:rsidR="00C11789" w:rsidRPr="00D00300" w:rsidDel="00731F7D">
          <w:rPr>
            <w:lang w:val="en-IE"/>
          </w:rPr>
          <w:delText xml:space="preserve"> </w:delText>
        </w:r>
        <w:r w:rsidR="000E0817" w:rsidRPr="00D00300" w:rsidDel="00731F7D">
          <w:rPr>
            <w:lang w:val="en-IE"/>
          </w:rPr>
          <w:delText>provinc</w:delText>
        </w:r>
        <w:r w:rsidR="00C11789" w:rsidDel="00731F7D">
          <w:rPr>
            <w:lang w:val="en-IE"/>
          </w:rPr>
          <w:delText>es. U</w:delText>
        </w:r>
        <w:r w:rsidR="00E03430" w:rsidRPr="00D00300" w:rsidDel="00731F7D">
          <w:rPr>
            <w:lang w:val="en-IE"/>
          </w:rPr>
          <w:delText xml:space="preserve">sing a </w:delText>
        </w:r>
        <w:r w:rsidR="000202D6" w:rsidRPr="00D00300" w:rsidDel="00731F7D">
          <w:rPr>
            <w:lang w:val="en-IE"/>
          </w:rPr>
          <w:delText xml:space="preserve">multi-year </w:delText>
        </w:r>
        <w:r w:rsidR="00E03430" w:rsidRPr="00D00300" w:rsidDel="00731F7D">
          <w:rPr>
            <w:lang w:val="en-IE"/>
          </w:rPr>
          <w:delText xml:space="preserve">cross-sectional approach </w:delText>
        </w:r>
        <w:r w:rsidR="00C11789" w:rsidDel="00731F7D">
          <w:rPr>
            <w:lang w:val="en-IE"/>
          </w:rPr>
          <w:delText xml:space="preserve">from </w:delText>
        </w:r>
        <w:r w:rsidR="00E03430" w:rsidRPr="00D00300" w:rsidDel="00731F7D">
          <w:rPr>
            <w:lang w:val="en-IE"/>
          </w:rPr>
          <w:delText>2005</w:delText>
        </w:r>
        <w:r w:rsidR="00C11789" w:rsidDel="00731F7D">
          <w:rPr>
            <w:lang w:val="en-IE"/>
          </w:rPr>
          <w:delText xml:space="preserve"> to </w:delText>
        </w:r>
        <w:r w:rsidR="00E03430" w:rsidRPr="00D00300" w:rsidDel="00731F7D">
          <w:rPr>
            <w:lang w:val="en-IE"/>
          </w:rPr>
          <w:delText>2019</w:delText>
        </w:r>
        <w:r w:rsidR="00C11789" w:rsidDel="00731F7D">
          <w:rPr>
            <w:lang w:val="en-IE"/>
          </w:rPr>
          <w:delText>, o</w:delText>
        </w:r>
        <w:r w:rsidR="008525A7" w:rsidRPr="00D00300" w:rsidDel="00731F7D">
          <w:rPr>
            <w:lang w:val="en-IE"/>
          </w:rPr>
          <w:delText>ur aim is to inform</w:delText>
        </w:r>
        <w:r w:rsidR="000E0817" w:rsidRPr="00D00300" w:rsidDel="00731F7D">
          <w:rPr>
            <w:lang w:val="en-IE"/>
          </w:rPr>
          <w:delText xml:space="preserve"> policy makers and </w:delText>
        </w:r>
        <w:r w:rsidR="00C11789" w:rsidDel="00731F7D">
          <w:rPr>
            <w:lang w:val="en-IE"/>
          </w:rPr>
          <w:delText>the public</w:delText>
        </w:r>
        <w:r w:rsidR="000E0817" w:rsidRPr="00D00300" w:rsidDel="00731F7D">
          <w:rPr>
            <w:lang w:val="en-IE"/>
          </w:rPr>
          <w:delText xml:space="preserve"> about how </w:delText>
        </w:r>
        <w:r w:rsidR="009721CC" w:rsidRPr="00D00300" w:rsidDel="00731F7D">
          <w:rPr>
            <w:lang w:val="en-IE"/>
          </w:rPr>
          <w:delText>the various</w:delText>
        </w:r>
        <w:r w:rsidR="000E0817" w:rsidRPr="00D00300" w:rsidDel="00731F7D">
          <w:rPr>
            <w:lang w:val="en-IE"/>
          </w:rPr>
          <w:delText xml:space="preserve"> </w:delText>
        </w:r>
        <w:r w:rsidR="009721CC" w:rsidRPr="00D00300" w:rsidDel="00731F7D">
          <w:rPr>
            <w:lang w:val="en-IE"/>
          </w:rPr>
          <w:delText xml:space="preserve">factors associated to MBDs incidence might change in </w:delText>
        </w:r>
        <w:r w:rsidR="00C11789" w:rsidDel="00731F7D">
          <w:rPr>
            <w:lang w:val="en-IE"/>
          </w:rPr>
          <w:delText xml:space="preserve">importance </w:delText>
        </w:r>
        <w:r w:rsidR="008525A7" w:rsidRPr="00D00300" w:rsidDel="00731F7D">
          <w:rPr>
            <w:lang w:val="en-IE"/>
          </w:rPr>
          <w:delText xml:space="preserve">across </w:delText>
        </w:r>
        <w:r w:rsidR="00C11789" w:rsidDel="00731F7D">
          <w:rPr>
            <w:lang w:val="en-IE"/>
          </w:rPr>
          <w:delText xml:space="preserve">different parts of </w:delText>
        </w:r>
        <w:r w:rsidR="008525A7" w:rsidRPr="00D00300" w:rsidDel="00731F7D">
          <w:rPr>
            <w:lang w:val="en-IE"/>
          </w:rPr>
          <w:delText>Europe</w:delText>
        </w:r>
        <w:r w:rsidR="009721CC" w:rsidRPr="00D00300" w:rsidDel="00731F7D">
          <w:rPr>
            <w:lang w:val="en-IE"/>
          </w:rPr>
          <w:delText>.</w:delText>
        </w:r>
      </w:del>
    </w:p>
    <w:p w14:paraId="79E50D3A" w14:textId="05085595" w:rsidR="00FA113B" w:rsidRPr="00D00300" w:rsidRDefault="00FA113B">
      <w:pPr>
        <w:pStyle w:val="NoSpacing"/>
        <w:rPr>
          <w:rFonts w:cs="Times New Roman"/>
          <w:sz w:val="16"/>
          <w:szCs w:val="20"/>
          <w:lang w:val="en-IE"/>
        </w:rPr>
        <w:pPrChange w:id="103" w:author="Emanuele Massaro [2]" w:date="2025-11-10T16:13:00Z">
          <w:pPr>
            <w:spacing w:before="240" w:line="276" w:lineRule="auto"/>
            <w:jc w:val="both"/>
          </w:pPr>
        </w:pPrChange>
      </w:pPr>
      <w:del w:id="104" w:author="Emanuele Massaro" w:date="2025-10-22T15:47:00Z">
        <w:r w:rsidRPr="00D00300" w:rsidDel="00553490">
          <w:rPr>
            <w:rFonts w:cs="Times New Roman"/>
            <w:noProof/>
            <w:sz w:val="16"/>
            <w:szCs w:val="20"/>
            <w:lang w:val="en-IE"/>
          </w:rPr>
          <w:drawing>
            <wp:inline distT="0" distB="0" distL="0" distR="0" wp14:anchorId="2B5E8062" wp14:editId="3383B941">
              <wp:extent cx="5731510" cy="3888105"/>
              <wp:effectExtent l="0" t="0" r="0" b="0"/>
              <wp:docPr id="1756454790" name="Picture 3" descr="A map of europe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54790" name="Picture 3" descr="A map of europe with different colored areas&#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888105"/>
                      </a:xfrm>
                      <a:prstGeom prst="rect">
                        <a:avLst/>
                      </a:prstGeom>
                    </pic:spPr>
                  </pic:pic>
                </a:graphicData>
              </a:graphic>
            </wp:inline>
          </w:drawing>
        </w:r>
      </w:del>
      <w:ins w:id="105" w:author="Emanuele Massaro" w:date="2025-10-22T15:48:00Z">
        <w:r w:rsidR="00D53182">
          <w:rPr>
            <w:rFonts w:cs="Times New Roman"/>
            <w:noProof/>
            <w:sz w:val="16"/>
            <w:szCs w:val="20"/>
            <w:lang w:val="en-IE"/>
          </w:rPr>
          <w:drawing>
            <wp:inline distT="0" distB="0" distL="0" distR="0" wp14:anchorId="2BC7D5E0" wp14:editId="74DF79F0">
              <wp:extent cx="5731510" cy="3780155"/>
              <wp:effectExtent l="0" t="0" r="2540" b="0"/>
              <wp:docPr id="8101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41613" name="Picture 810141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80155"/>
                      </a:xfrm>
                      <a:prstGeom prst="rect">
                        <a:avLst/>
                      </a:prstGeom>
                    </pic:spPr>
                  </pic:pic>
                </a:graphicData>
              </a:graphic>
            </wp:inline>
          </w:drawing>
        </w:r>
      </w:ins>
    </w:p>
    <w:p w14:paraId="63396181" w14:textId="5D54BA9D" w:rsidR="00FA113B" w:rsidRDefault="00FA113B">
      <w:pPr>
        <w:pStyle w:val="NoSpacing"/>
        <w:spacing w:line="240" w:lineRule="auto"/>
        <w:jc w:val="both"/>
        <w:rPr>
          <w:ins w:id="106" w:author="Emanuele Massaro" w:date="2025-10-22T15:49:00Z"/>
          <w:rFonts w:cs="Times New Roman"/>
          <w:szCs w:val="24"/>
          <w:lang w:val="en-IE"/>
        </w:rPr>
        <w:pPrChange w:id="107" w:author="Emanuele Massaro [2]" w:date="2025-11-10T16:07:00Z">
          <w:pPr>
            <w:pStyle w:val="NoSpacing"/>
            <w:spacing w:line="276" w:lineRule="auto"/>
            <w:jc w:val="both"/>
          </w:pPr>
        </w:pPrChange>
      </w:pPr>
      <w:r w:rsidRPr="00FA113B">
        <w:rPr>
          <w:rFonts w:cs="Times New Roman"/>
          <w:b/>
          <w:szCs w:val="24"/>
          <w:lang w:val="en-IE"/>
        </w:rPr>
        <w:t xml:space="preserve">Figure 1. </w:t>
      </w:r>
      <w:del w:id="108" w:author="Emanuele Massaro" w:date="2025-10-22T15:47:00Z">
        <w:r w:rsidRPr="00FA113B" w:rsidDel="00B6484A">
          <w:rPr>
            <w:rFonts w:cs="Times New Roman"/>
            <w:b/>
            <w:szCs w:val="24"/>
            <w:lang w:val="en-IE"/>
          </w:rPr>
          <w:delText xml:space="preserve">Total </w:delText>
        </w:r>
        <w:r w:rsidR="00655FD0" w:rsidDel="00B6484A">
          <w:rPr>
            <w:rFonts w:cs="Times New Roman"/>
            <w:b/>
            <w:szCs w:val="24"/>
            <w:lang w:val="en-IE"/>
          </w:rPr>
          <w:delText>prevalence</w:delText>
        </w:r>
        <w:r w:rsidR="00655FD0" w:rsidRPr="00FA113B" w:rsidDel="00B6484A">
          <w:rPr>
            <w:rFonts w:cs="Times New Roman"/>
            <w:b/>
            <w:szCs w:val="24"/>
            <w:lang w:val="en-IE"/>
          </w:rPr>
          <w:delText xml:space="preserve"> </w:delText>
        </w:r>
      </w:del>
      <w:ins w:id="109" w:author="Emanuele Massaro" w:date="2025-10-22T15:47:00Z">
        <w:r w:rsidR="00B6484A">
          <w:rPr>
            <w:rFonts w:cs="Times New Roman"/>
            <w:b/>
            <w:szCs w:val="24"/>
            <w:lang w:val="en-IE"/>
          </w:rPr>
          <w:t>Incidence</w:t>
        </w:r>
        <w:r w:rsidR="00B6484A" w:rsidRPr="00FA113B">
          <w:rPr>
            <w:rFonts w:cs="Times New Roman"/>
            <w:b/>
            <w:szCs w:val="24"/>
            <w:lang w:val="en-IE"/>
          </w:rPr>
          <w:t xml:space="preserve"> </w:t>
        </w:r>
      </w:ins>
      <w:r w:rsidRPr="00FA113B">
        <w:rPr>
          <w:rFonts w:cs="Times New Roman"/>
          <w:b/>
          <w:szCs w:val="24"/>
          <w:lang w:val="en-IE"/>
        </w:rPr>
        <w:t>of West Nile Virus in Europe</w:t>
      </w:r>
      <w:r w:rsidRPr="00FA113B">
        <w:rPr>
          <w:rFonts w:cs="Times New Roman"/>
          <w:szCs w:val="24"/>
          <w:lang w:val="en-IE"/>
        </w:rPr>
        <w:t xml:space="preserve">. </w:t>
      </w:r>
      <w:del w:id="110" w:author="Emanuele Massaro" w:date="2025-10-22T15:47:00Z">
        <w:r w:rsidRPr="00FA113B" w:rsidDel="00B6484A">
          <w:rPr>
            <w:rFonts w:cs="Times New Roman"/>
            <w:szCs w:val="24"/>
            <w:lang w:val="en-IE"/>
          </w:rPr>
          <w:delText xml:space="preserve">Total </w:delText>
        </w:r>
        <w:r w:rsidR="00655FD0" w:rsidDel="00B6484A">
          <w:rPr>
            <w:rFonts w:cs="Times New Roman"/>
            <w:szCs w:val="24"/>
            <w:lang w:val="en-IE"/>
          </w:rPr>
          <w:delText>prevalence</w:delText>
        </w:r>
      </w:del>
      <w:ins w:id="111" w:author="Emanuele Massaro" w:date="2025-10-22T15:47:00Z">
        <w:r w:rsidR="00B6484A">
          <w:rPr>
            <w:rFonts w:cs="Times New Roman"/>
            <w:szCs w:val="24"/>
            <w:lang w:val="en-IE"/>
          </w:rPr>
          <w:t>Incidence</w:t>
        </w:r>
      </w:ins>
      <w:r w:rsidR="00655FD0" w:rsidRPr="00FA113B">
        <w:rPr>
          <w:rFonts w:cs="Times New Roman"/>
          <w:szCs w:val="24"/>
          <w:lang w:val="en-IE"/>
        </w:rPr>
        <w:t xml:space="preserve"> </w:t>
      </w:r>
      <w:r w:rsidRPr="00FA113B">
        <w:rPr>
          <w:rFonts w:cs="Times New Roman"/>
          <w:szCs w:val="24"/>
          <w:lang w:val="en-IE"/>
        </w:rPr>
        <w:t>(</w:t>
      </w:r>
      <w:del w:id="112" w:author="Emanuele Massaro" w:date="2025-10-22T15:47:00Z">
        <w:r w:rsidR="00655FD0" w:rsidDel="00B6484A">
          <w:rPr>
            <w:rFonts w:cs="Times New Roman"/>
            <w:szCs w:val="24"/>
            <w:lang w:val="en-IE"/>
          </w:rPr>
          <w:delText>P</w:delText>
        </w:r>
      </w:del>
      <w:ins w:id="113" w:author="Emanuele Massaro" w:date="2025-10-22T15:47:00Z">
        <w:r w:rsidR="00B6484A">
          <w:rPr>
            <w:rFonts w:cs="Times New Roman"/>
            <w:szCs w:val="24"/>
            <w:lang w:val="en-IE"/>
          </w:rPr>
          <w:t>I</w:t>
        </w:r>
      </w:ins>
      <w:r w:rsidRPr="00FA113B">
        <w:rPr>
          <w:rFonts w:cs="Times New Roman"/>
          <w:szCs w:val="24"/>
          <w:lang w:val="en-IE"/>
        </w:rPr>
        <w:t>) of West Nile virus disease, expressed as human cases per 100</w:t>
      </w:r>
      <w:del w:id="114" w:author="Emanuele Massaro" w:date="2025-10-22T15:59:00Z">
        <w:r w:rsidRPr="00FA113B" w:rsidDel="001C1A37">
          <w:rPr>
            <w:rFonts w:cs="Times New Roman"/>
            <w:szCs w:val="24"/>
            <w:lang w:val="en-IE"/>
          </w:rPr>
          <w:delText>,</w:delText>
        </w:r>
      </w:del>
      <w:r w:rsidRPr="00FA113B">
        <w:rPr>
          <w:rFonts w:cs="Times New Roman"/>
          <w:szCs w:val="24"/>
          <w:lang w:val="en-IE"/>
        </w:rPr>
        <w:t xml:space="preserve">000 inhabitants, in Continental Europe from 2005 to 2019, at the NUTS 3 level (Nomenclature of </w:t>
      </w:r>
      <w:r w:rsidR="006D3F00">
        <w:rPr>
          <w:rFonts w:cs="Times New Roman"/>
          <w:szCs w:val="24"/>
          <w:lang w:val="en-IE"/>
        </w:rPr>
        <w:t>t</w:t>
      </w:r>
      <w:r w:rsidRPr="00FA113B">
        <w:rPr>
          <w:rFonts w:cs="Times New Roman"/>
          <w:szCs w:val="24"/>
          <w:lang w:val="en-IE"/>
        </w:rPr>
        <w:t xml:space="preserve">erritorial </w:t>
      </w:r>
      <w:r w:rsidR="006D3F00">
        <w:rPr>
          <w:rFonts w:cs="Times New Roman"/>
          <w:szCs w:val="24"/>
          <w:lang w:val="en-IE"/>
        </w:rPr>
        <w:t>u</w:t>
      </w:r>
      <w:r w:rsidRPr="00FA113B">
        <w:rPr>
          <w:rFonts w:cs="Times New Roman"/>
          <w:szCs w:val="24"/>
          <w:lang w:val="en-IE"/>
        </w:rPr>
        <w:t xml:space="preserve">nits for </w:t>
      </w:r>
      <w:r w:rsidR="006D3F00">
        <w:rPr>
          <w:rFonts w:cs="Times New Roman"/>
          <w:szCs w:val="24"/>
          <w:lang w:val="en-IE"/>
        </w:rPr>
        <w:t>s</w:t>
      </w:r>
      <w:r w:rsidRPr="00FA113B">
        <w:rPr>
          <w:rFonts w:cs="Times New Roman"/>
          <w:szCs w:val="24"/>
          <w:lang w:val="en-IE"/>
        </w:rPr>
        <w:t>tatistics). The analysis includes only cases where the province of infection was reported. The legend illustrates the five value classes used in the plot.</w:t>
      </w:r>
    </w:p>
    <w:p w14:paraId="32BD557B" w14:textId="77777777" w:rsidR="008E701E" w:rsidRDefault="008E701E" w:rsidP="00FA113B">
      <w:pPr>
        <w:pStyle w:val="NoSpacing"/>
        <w:spacing w:line="276" w:lineRule="auto"/>
        <w:jc w:val="both"/>
        <w:rPr>
          <w:ins w:id="115" w:author="Emanuele Massaro" w:date="2025-10-22T15:49:00Z"/>
          <w:rFonts w:cs="Times New Roman"/>
          <w:szCs w:val="24"/>
          <w:lang w:val="en-IE"/>
        </w:rPr>
      </w:pPr>
    </w:p>
    <w:p w14:paraId="397ED3C2" w14:textId="77777777" w:rsidR="00DE451C" w:rsidRDefault="00DE451C" w:rsidP="008E701E">
      <w:pPr>
        <w:pStyle w:val="NoSpacing"/>
        <w:rPr>
          <w:ins w:id="116" w:author="Emanuele Massaro [2]" w:date="2025-11-10T16:08:00Z"/>
          <w:lang w:val="en-IE"/>
        </w:rPr>
      </w:pPr>
    </w:p>
    <w:p w14:paraId="364DF437" w14:textId="72BC8DF8" w:rsidR="008E701E" w:rsidRPr="00D00300" w:rsidRDefault="008E701E" w:rsidP="008E701E">
      <w:pPr>
        <w:pStyle w:val="NoSpacing"/>
        <w:rPr>
          <w:ins w:id="117" w:author="Emanuele Massaro" w:date="2025-10-22T15:49:00Z"/>
          <w:lang w:val="en-IE"/>
        </w:rPr>
      </w:pPr>
      <w:ins w:id="118" w:author="Emanuele Massaro" w:date="2025-10-22T15:49:00Z">
        <w:r w:rsidRPr="00731F7D">
          <w:t xml:space="preserve">In this context, our study focuses specifically on West Nile Virus incidence across European provinces from 2005 to 2019. We examine how land-cover types—particularly forests, croplands, shrublands, and urban areas—interact with climate and socio-demographic variables to explain spatial heterogeneity in WNV </w:t>
        </w:r>
      </w:ins>
      <w:ins w:id="119" w:author="Nicola RICCETTI" w:date="2025-11-25T14:21:00Z">
        <w:r w:rsidR="008B17A4">
          <w:t>dise</w:t>
        </w:r>
      </w:ins>
      <w:ins w:id="120" w:author="Nicola RICCETTI" w:date="2025-11-25T14:22:00Z">
        <w:r w:rsidR="008B17A4">
          <w:t xml:space="preserve">ase </w:t>
        </w:r>
      </w:ins>
      <w:ins w:id="121" w:author="Emanuele Massaro" w:date="2025-10-22T15:49:00Z">
        <w:r w:rsidRPr="00731F7D">
          <w:t>incidence</w:t>
        </w:r>
      </w:ins>
      <w:ins w:id="122" w:author="Nicola RICCETTI" w:date="2025-11-25T14:36:00Z">
        <w:r w:rsidR="0093614D">
          <w:t xml:space="preserve"> </w:t>
        </w:r>
        <w:r w:rsidR="0093614D" w:rsidRPr="005C27D5">
          <w:t>in humans</w:t>
        </w:r>
      </w:ins>
      <w:ins w:id="123" w:author="Emanuele Massaro" w:date="2025-10-22T15:49:00Z">
        <w:r w:rsidRPr="00731F7D">
          <w:t>. By quantifying how the relative importance of these factors varies across Europe, we aim to provide insights that can inform public-health planning and spatially targeted surveillance for this zoonotic disease.</w:t>
        </w:r>
      </w:ins>
    </w:p>
    <w:p w14:paraId="130878FE" w14:textId="77777777" w:rsidR="008E701E" w:rsidDel="008C100E" w:rsidRDefault="008E701E" w:rsidP="00E97693">
      <w:pPr>
        <w:rPr>
          <w:del w:id="124" w:author="Emanuele Massaro" w:date="2025-10-22T15:50:00Z"/>
          <w:rFonts w:cs="Times New Roman"/>
          <w:b/>
          <w:sz w:val="28"/>
          <w:szCs w:val="28"/>
          <w:lang w:val="en-IE"/>
        </w:rPr>
      </w:pPr>
    </w:p>
    <w:p w14:paraId="14407FA8" w14:textId="77777777" w:rsidR="008C100E" w:rsidRPr="00FA113B" w:rsidRDefault="008C100E" w:rsidP="00FA113B">
      <w:pPr>
        <w:pStyle w:val="NoSpacing"/>
        <w:spacing w:line="276" w:lineRule="auto"/>
        <w:jc w:val="both"/>
        <w:rPr>
          <w:ins w:id="125" w:author="Emanuele Massaro" w:date="2025-10-22T15:50:00Z"/>
          <w:szCs w:val="24"/>
          <w:lang w:val="en-IE"/>
        </w:rPr>
      </w:pPr>
    </w:p>
    <w:p w14:paraId="5605E501" w14:textId="77777777" w:rsidR="00AC6FDB" w:rsidRPr="00D00300" w:rsidDel="008C100E" w:rsidRDefault="00AC6FDB" w:rsidP="00E97693">
      <w:pPr>
        <w:rPr>
          <w:del w:id="126" w:author="Emanuele Massaro" w:date="2025-10-22T15:50:00Z"/>
          <w:rFonts w:cs="Times New Roman"/>
          <w:b/>
          <w:sz w:val="28"/>
          <w:szCs w:val="28"/>
          <w:lang w:val="en-IE"/>
        </w:rPr>
      </w:pPr>
    </w:p>
    <w:p w14:paraId="556FF571" w14:textId="4381896D" w:rsidR="00C26BDB" w:rsidRDefault="009D0571" w:rsidP="00E97693">
      <w:pPr>
        <w:rPr>
          <w:ins w:id="127" w:author="Emanuele Massaro" w:date="2025-10-22T15:49:00Z"/>
          <w:rFonts w:cs="Times New Roman"/>
          <w:b/>
          <w:sz w:val="28"/>
          <w:szCs w:val="28"/>
          <w:lang w:val="en-IE"/>
        </w:rPr>
      </w:pPr>
      <w:r w:rsidRPr="00D00300">
        <w:rPr>
          <w:rFonts w:cs="Times New Roman"/>
          <w:b/>
          <w:sz w:val="28"/>
          <w:szCs w:val="28"/>
          <w:lang w:val="en-IE"/>
        </w:rPr>
        <w:t>Results</w:t>
      </w:r>
    </w:p>
    <w:p w14:paraId="75EC2AE0" w14:textId="487300FD" w:rsidR="008E701E" w:rsidRPr="00D00300" w:rsidDel="008C100E" w:rsidRDefault="001C1A37" w:rsidP="008E701E">
      <w:pPr>
        <w:pStyle w:val="NoSpacing"/>
        <w:rPr>
          <w:del w:id="128" w:author="Emanuele Massaro" w:date="2025-10-22T15:50:00Z"/>
          <w:moveTo w:id="129" w:author="Emanuele Massaro" w:date="2025-10-22T15:49:00Z"/>
          <w:lang w:val="en-IE"/>
        </w:rPr>
      </w:pPr>
      <w:ins w:id="130" w:author="Emanuele Massaro" w:date="2025-10-22T15:59:00Z">
        <w:r w:rsidRPr="001C1A37">
          <w:rPr>
            <w:lang w:val="en-IE"/>
          </w:rPr>
          <w:t xml:space="preserve">To investigate the spatial determinants of </w:t>
        </w:r>
        <w:del w:id="131" w:author="Nicola RICCETTI" w:date="2025-11-25T14:22:00Z">
          <w:r w:rsidRPr="001C1A37" w:rsidDel="008B17A4">
            <w:rPr>
              <w:lang w:val="en-IE"/>
            </w:rPr>
            <w:delText>West Nile Virus (</w:delText>
          </w:r>
        </w:del>
        <w:r w:rsidRPr="001C1A37">
          <w:rPr>
            <w:lang w:val="en-IE"/>
          </w:rPr>
          <w:t>WNV</w:t>
        </w:r>
        <w:del w:id="132" w:author="Nicola RICCETTI" w:date="2025-11-25T14:22:00Z">
          <w:r w:rsidRPr="001C1A37" w:rsidDel="008B17A4">
            <w:rPr>
              <w:lang w:val="en-IE"/>
            </w:rPr>
            <w:delText>)</w:delText>
          </w:r>
        </w:del>
      </w:ins>
      <w:ins w:id="133" w:author="Nicola RICCETTI" w:date="2025-11-25T14:22:00Z">
        <w:r w:rsidR="008B17A4">
          <w:rPr>
            <w:lang w:val="en-IE"/>
          </w:rPr>
          <w:t xml:space="preserve"> disease</w:t>
        </w:r>
      </w:ins>
      <w:ins w:id="134" w:author="Emanuele Massaro" w:date="2025-10-22T15:59:00Z">
        <w:r w:rsidRPr="001C1A37">
          <w:rPr>
            <w:lang w:val="en-IE"/>
          </w:rPr>
          <w:t xml:space="preserve"> incidence</w:t>
        </w:r>
      </w:ins>
      <w:ins w:id="135" w:author="Nicola RICCETTI" w:date="2025-11-25T14:36:00Z">
        <w:r w:rsidR="0093614D" w:rsidRPr="0093614D">
          <w:t xml:space="preserve"> </w:t>
        </w:r>
        <w:r w:rsidR="0093614D" w:rsidRPr="005C27D5">
          <w:t>in humans</w:t>
        </w:r>
      </w:ins>
      <w:ins w:id="136" w:author="Emanuele Massaro" w:date="2025-10-22T15:59:00Z">
        <w:r w:rsidRPr="001C1A37">
          <w:rPr>
            <w:lang w:val="en-IE"/>
          </w:rPr>
          <w:t xml:space="preserve">, we included only </w:t>
        </w:r>
        <w:del w:id="137" w:author="Nicola RICCETTI" w:date="2025-11-25T14:36:00Z">
          <w:r w:rsidRPr="001C1A37" w:rsidDel="0093614D">
            <w:rPr>
              <w:lang w:val="en-IE"/>
            </w:rPr>
            <w:delText xml:space="preserve">human </w:delText>
          </w:r>
        </w:del>
        <w:r w:rsidRPr="001C1A37">
          <w:rPr>
            <w:lang w:val="en-IE"/>
          </w:rPr>
          <w:t xml:space="preserve">cases with a known province of infection. A total of 3379 WNV </w:t>
        </w:r>
      </w:ins>
      <w:ins w:id="138" w:author="Nicola RICCETTI" w:date="2025-11-25T15:19:00Z">
        <w:r w:rsidR="00F24F06">
          <w:rPr>
            <w:lang w:val="en-IE"/>
          </w:rPr>
          <w:t xml:space="preserve">disease human cases </w:t>
        </w:r>
      </w:ins>
      <w:ins w:id="139" w:author="Emanuele Massaro" w:date="2025-10-22T15:59:00Z">
        <w:r w:rsidRPr="001C1A37">
          <w:rPr>
            <w:lang w:val="en-IE"/>
          </w:rPr>
          <w:t xml:space="preserve">were recorded during the study period. </w:t>
        </w:r>
      </w:ins>
      <w:moveToRangeStart w:id="140" w:author="Emanuele Massaro" w:date="2025-10-22T15:49:00Z" w:name="move212040608"/>
      <w:moveTo w:id="141" w:author="Emanuele Massaro" w:date="2025-10-22T15:49:00Z">
        <w:del w:id="142" w:author="Emanuele Massaro" w:date="2025-10-22T15:59:00Z">
          <w:r w:rsidR="008E701E" w:rsidDel="001C1A37">
            <w:rPr>
              <w:lang w:val="en-IE"/>
            </w:rPr>
            <w:delText>T</w:delText>
          </w:r>
          <w:r w:rsidR="008E701E" w:rsidRPr="00D00300" w:rsidDel="001C1A37">
            <w:rPr>
              <w:lang w:val="en-IE"/>
            </w:rPr>
            <w:delText>o explore the relationship between viral MBDs and provinc</w:delText>
          </w:r>
          <w:r w:rsidR="008E701E" w:rsidDel="001C1A37">
            <w:rPr>
              <w:lang w:val="en-IE"/>
            </w:rPr>
            <w:delText>ial</w:delText>
          </w:r>
          <w:r w:rsidR="008E701E" w:rsidRPr="00D00300" w:rsidDel="001C1A37">
            <w:rPr>
              <w:lang w:val="en-IE"/>
            </w:rPr>
            <w:delText xml:space="preserve"> characteristics, we only considered human cases of viral MBDs</w:delText>
          </w:r>
          <w:r w:rsidR="008E701E" w:rsidDel="001C1A37">
            <w:rPr>
              <w:lang w:val="en-IE"/>
            </w:rPr>
            <w:delText xml:space="preserve"> </w:delText>
          </w:r>
          <w:r w:rsidR="008E701E" w:rsidRPr="00D00300" w:rsidDel="001C1A37">
            <w:rPr>
              <w:lang w:val="en-IE"/>
            </w:rPr>
            <w:delText>where the province of infection</w:delText>
          </w:r>
          <w:r w:rsidR="008E701E" w:rsidDel="001C1A37">
            <w:rPr>
              <w:lang w:val="en-IE"/>
            </w:rPr>
            <w:delText xml:space="preserve"> was </w:delText>
          </w:r>
          <w:r w:rsidR="008E701E" w:rsidRPr="00D00300" w:rsidDel="001C1A37">
            <w:rPr>
              <w:lang w:val="en-IE"/>
            </w:rPr>
            <w:delText>recorded.</w:delText>
          </w:r>
          <w:r w:rsidR="008E701E" w:rsidDel="001C1A37">
            <w:rPr>
              <w:lang w:val="en-IE"/>
            </w:rPr>
            <w:delText xml:space="preserve"> This resulted in</w:delText>
          </w:r>
          <w:r w:rsidR="008E701E" w:rsidRPr="00D00300" w:rsidDel="001C1A37">
            <w:rPr>
              <w:lang w:val="en-IE"/>
            </w:rPr>
            <w:delText xml:space="preserve"> 3,379 cases of West Nile virus disease, and 10 cases of Zika virus diseases. Given the </w:delText>
          </w:r>
          <w:r w:rsidR="008E701E" w:rsidDel="001C1A37">
            <w:rPr>
              <w:lang w:val="en-IE"/>
            </w:rPr>
            <w:delText xml:space="preserve">large imbalance </w:delText>
          </w:r>
          <w:r w:rsidR="008E701E" w:rsidRPr="00D00300" w:rsidDel="001C1A37">
            <w:rPr>
              <w:lang w:val="en-IE"/>
            </w:rPr>
            <w:delText>between the two diseases</w:delText>
          </w:r>
          <w:r w:rsidR="008E701E" w:rsidRPr="00BB4EA4" w:rsidDel="001C1A37">
            <w:rPr>
              <w:lang w:val="en-IE"/>
            </w:rPr>
            <w:delText xml:space="preserve"> </w:delText>
          </w:r>
          <w:r w:rsidR="008E701E" w:rsidRPr="00D00300" w:rsidDel="001C1A37">
            <w:rPr>
              <w:lang w:val="en-IE"/>
            </w:rPr>
            <w:delText xml:space="preserve">only West Nile virus </w:delText>
          </w:r>
          <w:r w:rsidR="008E701E" w:rsidDel="001C1A37">
            <w:rPr>
              <w:lang w:val="en-IE"/>
            </w:rPr>
            <w:delText xml:space="preserve">disease </w:delText>
          </w:r>
          <w:r w:rsidR="008E701E" w:rsidRPr="00D00300" w:rsidDel="001C1A37">
            <w:rPr>
              <w:lang w:val="en-IE"/>
            </w:rPr>
            <w:delText>cases</w:delText>
          </w:r>
          <w:r w:rsidR="008E701E" w:rsidDel="001C1A37">
            <w:rPr>
              <w:lang w:val="en-IE"/>
            </w:rPr>
            <w:delText xml:space="preserve"> were used in </w:delText>
          </w:r>
          <w:r w:rsidR="008E701E" w:rsidRPr="00D00300" w:rsidDel="001C1A37">
            <w:rPr>
              <w:lang w:val="en-IE"/>
            </w:rPr>
            <w:delText>the final model</w:delText>
          </w:r>
          <w:r w:rsidR="008E701E" w:rsidDel="001C1A37">
            <w:rPr>
              <w:lang w:val="en-IE"/>
            </w:rPr>
            <w:delText xml:space="preserve"> </w:delText>
          </w:r>
          <w:r w:rsidR="008E701E" w:rsidRPr="00D00300" w:rsidDel="001C1A37">
            <w:rPr>
              <w:lang w:val="en-IE"/>
            </w:rPr>
            <w:delText xml:space="preserve">to </w:delText>
          </w:r>
          <w:r w:rsidR="008E701E" w:rsidDel="001C1A37">
            <w:rPr>
              <w:lang w:val="en-IE"/>
            </w:rPr>
            <w:delText xml:space="preserve">ensure </w:delText>
          </w:r>
          <w:r w:rsidR="008E701E" w:rsidRPr="00D00300" w:rsidDel="001C1A37">
            <w:rPr>
              <w:lang w:val="en-IE"/>
            </w:rPr>
            <w:delText xml:space="preserve">more consistent </w:delText>
          </w:r>
          <w:r w:rsidR="008E701E" w:rsidDel="001C1A37">
            <w:rPr>
              <w:lang w:val="en-IE"/>
            </w:rPr>
            <w:delText xml:space="preserve">and reliable </w:delText>
          </w:r>
          <w:r w:rsidR="008E701E" w:rsidRPr="00D00300" w:rsidDel="001C1A37">
            <w:rPr>
              <w:lang w:val="en-IE"/>
            </w:rPr>
            <w:delText xml:space="preserve">results. </w:delText>
          </w:r>
        </w:del>
      </w:moveTo>
    </w:p>
    <w:moveToRangeEnd w:id="140"/>
    <w:p w14:paraId="040C38A8" w14:textId="77777777" w:rsidR="008E701E" w:rsidRPr="00D00300" w:rsidRDefault="008E701E">
      <w:pPr>
        <w:pStyle w:val="NoSpacing"/>
        <w:rPr>
          <w:lang w:val="en-IE"/>
        </w:rPr>
        <w:pPrChange w:id="143" w:author="Emanuele Massaro" w:date="2025-10-22T15:50:00Z">
          <w:pPr/>
        </w:pPrChange>
      </w:pPr>
    </w:p>
    <w:p w14:paraId="12D46569" w14:textId="0BEEAAA9" w:rsidR="002226B0" w:rsidRPr="00D00300" w:rsidDel="008C100E" w:rsidRDefault="00BB4EA4" w:rsidP="00216255">
      <w:pPr>
        <w:pStyle w:val="NoSpacing"/>
        <w:rPr>
          <w:del w:id="144" w:author="Emanuele Massaro" w:date="2025-10-22T15:50:00Z"/>
          <w:moveFrom w:id="145" w:author="Emanuele Massaro" w:date="2025-10-22T15:49:00Z"/>
          <w:lang w:val="en-IE"/>
        </w:rPr>
      </w:pPr>
      <w:moveFromRangeStart w:id="146" w:author="Emanuele Massaro" w:date="2025-10-22T15:49:00Z" w:name="move212040608"/>
      <w:moveFrom w:id="147" w:author="Emanuele Massaro" w:date="2025-10-22T15:49:00Z">
        <w:r w:rsidDel="008E701E">
          <w:rPr>
            <w:lang w:val="en-IE"/>
          </w:rPr>
          <w:t>T</w:t>
        </w:r>
        <w:r w:rsidR="00905FCC" w:rsidRPr="00D00300" w:rsidDel="008E701E">
          <w:rPr>
            <w:lang w:val="en-IE"/>
          </w:rPr>
          <w:t xml:space="preserve">o explore the relationship between viral MBDs and </w:t>
        </w:r>
        <w:r w:rsidRPr="00D00300" w:rsidDel="008E701E">
          <w:rPr>
            <w:lang w:val="en-IE"/>
          </w:rPr>
          <w:t>provinc</w:t>
        </w:r>
        <w:r w:rsidDel="008E701E">
          <w:rPr>
            <w:lang w:val="en-IE"/>
          </w:rPr>
          <w:t>ial</w:t>
        </w:r>
        <w:r w:rsidRPr="00D00300" w:rsidDel="008E701E">
          <w:rPr>
            <w:lang w:val="en-IE"/>
          </w:rPr>
          <w:t xml:space="preserve"> </w:t>
        </w:r>
        <w:r w:rsidR="00905FCC" w:rsidRPr="00D00300" w:rsidDel="008E701E">
          <w:rPr>
            <w:lang w:val="en-IE"/>
          </w:rPr>
          <w:t>characteristics, we only considered human cases of viral MBDs</w:t>
        </w:r>
        <w:r w:rsidDel="008E701E">
          <w:rPr>
            <w:lang w:val="en-IE"/>
          </w:rPr>
          <w:t xml:space="preserve"> </w:t>
        </w:r>
        <w:r w:rsidR="00905FCC" w:rsidRPr="00D00300" w:rsidDel="008E701E">
          <w:rPr>
            <w:lang w:val="en-IE"/>
          </w:rPr>
          <w:t>where the province of infection</w:t>
        </w:r>
        <w:r w:rsidDel="008E701E">
          <w:rPr>
            <w:lang w:val="en-IE"/>
          </w:rPr>
          <w:t xml:space="preserve"> was </w:t>
        </w:r>
        <w:r w:rsidRPr="00D00300" w:rsidDel="008E701E">
          <w:rPr>
            <w:lang w:val="en-IE"/>
          </w:rPr>
          <w:t>recorded</w:t>
        </w:r>
        <w:r w:rsidR="00905FCC" w:rsidRPr="00D00300" w:rsidDel="008E701E">
          <w:rPr>
            <w:lang w:val="en-IE"/>
          </w:rPr>
          <w:t>.</w:t>
        </w:r>
        <w:r w:rsidDel="008E701E">
          <w:rPr>
            <w:lang w:val="en-IE"/>
          </w:rPr>
          <w:t xml:space="preserve"> This resulted in</w:t>
        </w:r>
        <w:r w:rsidR="00905FCC" w:rsidRPr="00D00300" w:rsidDel="008E701E">
          <w:rPr>
            <w:lang w:val="en-IE"/>
          </w:rPr>
          <w:t xml:space="preserve"> </w:t>
        </w:r>
        <w:r w:rsidR="004676E5" w:rsidRPr="00D00300" w:rsidDel="008E701E">
          <w:rPr>
            <w:lang w:val="en-IE"/>
          </w:rPr>
          <w:t>3</w:t>
        </w:r>
        <w:r w:rsidR="0081285B" w:rsidRPr="00D00300" w:rsidDel="008E701E">
          <w:rPr>
            <w:lang w:val="en-IE"/>
          </w:rPr>
          <w:t>,</w:t>
        </w:r>
        <w:r w:rsidR="004676E5" w:rsidRPr="00D00300" w:rsidDel="008E701E">
          <w:rPr>
            <w:lang w:val="en-IE"/>
          </w:rPr>
          <w:t>379</w:t>
        </w:r>
        <w:r w:rsidR="00905FCC" w:rsidRPr="00D00300" w:rsidDel="008E701E">
          <w:rPr>
            <w:lang w:val="en-IE"/>
          </w:rPr>
          <w:t xml:space="preserve"> cases of West Nile </w:t>
        </w:r>
        <w:r w:rsidR="00655FD0" w:rsidRPr="00D00300" w:rsidDel="008E701E">
          <w:rPr>
            <w:lang w:val="en-IE"/>
          </w:rPr>
          <w:t>virus disease</w:t>
        </w:r>
        <w:r w:rsidR="00905FCC" w:rsidRPr="00D00300" w:rsidDel="008E701E">
          <w:rPr>
            <w:lang w:val="en-IE"/>
          </w:rPr>
          <w:t xml:space="preserve">, </w:t>
        </w:r>
        <w:r w:rsidR="004676E5" w:rsidRPr="00D00300" w:rsidDel="008E701E">
          <w:rPr>
            <w:lang w:val="en-IE"/>
          </w:rPr>
          <w:t xml:space="preserve">and 10 cases of Zika virus diseases. Given the </w:t>
        </w:r>
        <w:r w:rsidDel="008E701E">
          <w:rPr>
            <w:lang w:val="en-IE"/>
          </w:rPr>
          <w:t xml:space="preserve">large imbalance </w:t>
        </w:r>
        <w:r w:rsidR="004676E5" w:rsidRPr="00D00300" w:rsidDel="008E701E">
          <w:rPr>
            <w:lang w:val="en-IE"/>
          </w:rPr>
          <w:t>between the two diseases</w:t>
        </w:r>
        <w:r w:rsidRPr="00BB4EA4" w:rsidDel="008E701E">
          <w:rPr>
            <w:lang w:val="en-IE"/>
          </w:rPr>
          <w:t xml:space="preserve"> </w:t>
        </w:r>
        <w:r w:rsidRPr="00D00300" w:rsidDel="008E701E">
          <w:rPr>
            <w:lang w:val="en-IE"/>
          </w:rPr>
          <w:t xml:space="preserve">only West Nile virus </w:t>
        </w:r>
        <w:r w:rsidR="00655FD0" w:rsidDel="008E701E">
          <w:rPr>
            <w:lang w:val="en-IE"/>
          </w:rPr>
          <w:t xml:space="preserve">disease </w:t>
        </w:r>
        <w:r w:rsidRPr="00D00300" w:rsidDel="008E701E">
          <w:rPr>
            <w:lang w:val="en-IE"/>
          </w:rPr>
          <w:t>cases</w:t>
        </w:r>
        <w:r w:rsidDel="008E701E">
          <w:rPr>
            <w:lang w:val="en-IE"/>
          </w:rPr>
          <w:t xml:space="preserve"> were used in </w:t>
        </w:r>
        <w:r w:rsidRPr="00D00300" w:rsidDel="008E701E">
          <w:rPr>
            <w:lang w:val="en-IE"/>
          </w:rPr>
          <w:t>the final model</w:t>
        </w:r>
        <w:r w:rsidDel="008E701E">
          <w:rPr>
            <w:lang w:val="en-IE"/>
          </w:rPr>
          <w:t xml:space="preserve"> </w:t>
        </w:r>
        <w:r w:rsidR="004676E5" w:rsidRPr="00D00300" w:rsidDel="008E701E">
          <w:rPr>
            <w:lang w:val="en-IE"/>
          </w:rPr>
          <w:t xml:space="preserve">to </w:t>
        </w:r>
        <w:r w:rsidDel="008E701E">
          <w:rPr>
            <w:lang w:val="en-IE"/>
          </w:rPr>
          <w:t xml:space="preserve">ensure </w:t>
        </w:r>
        <w:r w:rsidR="004676E5" w:rsidRPr="00D00300" w:rsidDel="008E701E">
          <w:rPr>
            <w:lang w:val="en-IE"/>
          </w:rPr>
          <w:t xml:space="preserve">more consistent </w:t>
        </w:r>
        <w:r w:rsidDel="008E701E">
          <w:rPr>
            <w:lang w:val="en-IE"/>
          </w:rPr>
          <w:t xml:space="preserve">and reliable </w:t>
        </w:r>
        <w:r w:rsidR="004676E5" w:rsidRPr="00D00300" w:rsidDel="008E701E">
          <w:rPr>
            <w:lang w:val="en-IE"/>
          </w:rPr>
          <w:t>results</w:t>
        </w:r>
        <w:del w:id="148" w:author="Emanuele Massaro" w:date="2025-10-22T15:50:00Z">
          <w:r w:rsidR="004676E5" w:rsidRPr="00D00300" w:rsidDel="008C100E">
            <w:rPr>
              <w:lang w:val="en-IE"/>
            </w:rPr>
            <w:delText xml:space="preserve">. </w:delText>
          </w:r>
        </w:del>
      </w:moveFrom>
    </w:p>
    <w:moveFromRangeEnd w:id="146"/>
    <w:p w14:paraId="2AC345F9" w14:textId="77777777" w:rsidR="00A5448F" w:rsidRPr="00D00300" w:rsidDel="008C100E" w:rsidRDefault="00A5448F" w:rsidP="00216255">
      <w:pPr>
        <w:pStyle w:val="NoSpacing"/>
        <w:rPr>
          <w:del w:id="149" w:author="Emanuele Massaro" w:date="2025-10-22T15:50:00Z"/>
          <w:lang w:val="en-IE"/>
        </w:rPr>
      </w:pPr>
    </w:p>
    <w:p w14:paraId="187BE421" w14:textId="6829E857" w:rsidR="00F203F2" w:rsidRPr="00D00300" w:rsidRDefault="00F203F2" w:rsidP="00E537D0">
      <w:pPr>
        <w:pStyle w:val="NoSpacing"/>
        <w:rPr>
          <w:b/>
          <w:bCs/>
          <w:lang w:val="en-IE"/>
        </w:rPr>
      </w:pPr>
      <w:r w:rsidRPr="00D00300">
        <w:rPr>
          <w:b/>
          <w:bCs/>
          <w:lang w:val="en-IE"/>
        </w:rPr>
        <w:t>Descriptive results</w:t>
      </w:r>
    </w:p>
    <w:p w14:paraId="43FB61AD" w14:textId="7C46DE78" w:rsidR="00F75736" w:rsidRDefault="001C0CFD" w:rsidP="00E537D0">
      <w:pPr>
        <w:pStyle w:val="NoSpacing"/>
        <w:rPr>
          <w:ins w:id="150" w:author="Emanuele Massaro" w:date="2025-10-22T16:18:00Z"/>
          <w:lang w:val="en-IE"/>
        </w:rPr>
      </w:pPr>
      <w:r w:rsidRPr="00D00300">
        <w:rPr>
          <w:lang w:val="en-IE"/>
        </w:rPr>
        <w:t>In the time frame and area of our analysis, the provinces accounting for the most cases were the Norther</w:t>
      </w:r>
      <w:r w:rsidR="00064122" w:rsidRPr="00D00300">
        <w:rPr>
          <w:lang w:val="en-IE"/>
        </w:rPr>
        <w:t>n</w:t>
      </w:r>
      <w:r w:rsidRPr="00D00300">
        <w:rPr>
          <w:lang w:val="en-IE"/>
        </w:rPr>
        <w:t xml:space="preserve"> Greek province of Thessaloniki (160 cases), the Romanian province of </w:t>
      </w:r>
      <w:r w:rsidR="00547CF5" w:rsidRPr="00D00300">
        <w:rPr>
          <w:lang w:val="en-IE"/>
        </w:rPr>
        <w:t>Bucharest</w:t>
      </w:r>
      <w:r w:rsidR="00547CF5" w:rsidRPr="00D00300" w:rsidDel="00547CF5">
        <w:rPr>
          <w:lang w:val="en-IE"/>
        </w:rPr>
        <w:t xml:space="preserve"> </w:t>
      </w:r>
      <w:r w:rsidRPr="00D00300">
        <w:rPr>
          <w:lang w:val="en-IE"/>
        </w:rPr>
        <w:t xml:space="preserve">(138 cases), and the Italian province of </w:t>
      </w:r>
      <w:r w:rsidR="00547CF5" w:rsidRPr="00D00300">
        <w:rPr>
          <w:lang w:val="en-IE"/>
        </w:rPr>
        <w:t xml:space="preserve">Padua </w:t>
      </w:r>
      <w:r w:rsidRPr="00D00300">
        <w:rPr>
          <w:lang w:val="en-IE"/>
        </w:rPr>
        <w:t>(120 cases). The provinces with the highest incidence/100,000 inhabitants were again all in Northern Greece: Xanthi (1,384 cases/100,000), Imathia (1,239 cases/100,000), Pella (1,219 cases/100,000), and Thasos, Kavala (929 cases/100,000) (Figure 1).</w:t>
      </w:r>
    </w:p>
    <w:p w14:paraId="1104C3FA" w14:textId="31CC1379" w:rsidR="00DD564E" w:rsidDel="00722EF9" w:rsidRDefault="00DD564E" w:rsidP="00DD564E">
      <w:pPr>
        <w:pStyle w:val="NoSpacing"/>
        <w:rPr>
          <w:del w:id="151" w:author="Emanuele Massaro" w:date="2025-10-22T16:22:00Z"/>
          <w:moveTo w:id="152" w:author="Emanuele Massaro" w:date="2025-10-22T16:18:00Z"/>
          <w:lang w:val="en-IE"/>
        </w:rPr>
      </w:pPr>
      <w:moveToRangeStart w:id="153" w:author="Emanuele Massaro" w:date="2025-10-22T16:18:00Z" w:name="move212042353"/>
      <w:moveTo w:id="154" w:author="Emanuele Massaro" w:date="2025-10-22T16:18:00Z">
        <w:del w:id="155" w:author="Emanuele Massaro" w:date="2025-10-22T16:22:00Z">
          <w:r w:rsidRPr="00D00300" w:rsidDel="00722EF9">
            <w:rPr>
              <w:lang w:val="en-IE"/>
            </w:rPr>
            <w:delText>The average GDP per capita ranged between 2,567 Euro/person and 163,117 Euro/person (median 25,500 and mean 26,441 Euro/person); the provinces with the highest gross-domestic product were the Swiss provinces of Basel and Zug (163,117 and</w:delText>
          </w:r>
          <w:r w:rsidRPr="00D00300" w:rsidDel="00722EF9">
            <w:delText xml:space="preserve"> </w:delText>
          </w:r>
          <w:r w:rsidRPr="00D00300" w:rsidDel="00722EF9">
            <w:rPr>
              <w:lang w:val="en-IE"/>
            </w:rPr>
            <w:delText>138,250 Euro/person, respectively), and the German province of Wolfsburg (162,300 Euro/person) (</w:delText>
          </w:r>
          <w:r w:rsidRPr="00D00300" w:rsidDel="00A470F5">
            <w:rPr>
              <w:lang w:val="en-IE"/>
            </w:rPr>
            <w:delText xml:space="preserve">Figure 2, </w:delText>
          </w:r>
          <w:r w:rsidRPr="00D00300" w:rsidDel="00722EF9">
            <w:rPr>
              <w:lang w:val="en-IE"/>
            </w:rPr>
            <w:delText xml:space="preserve">Supplementary material – Table S1). </w:delText>
          </w:r>
        </w:del>
      </w:moveTo>
    </w:p>
    <w:moveToRangeEnd w:id="153"/>
    <w:p w14:paraId="214307DC" w14:textId="77777777" w:rsidR="00DD564E" w:rsidRDefault="00DD564E" w:rsidP="00E537D0">
      <w:pPr>
        <w:pStyle w:val="NoSpacing"/>
        <w:rPr>
          <w:ins w:id="156" w:author="Emanuele Massaro" w:date="2025-10-22T16:18:00Z"/>
          <w:lang w:val="en-IE"/>
        </w:rPr>
      </w:pPr>
    </w:p>
    <w:p w14:paraId="4D45436A" w14:textId="77777777" w:rsidR="00DD564E" w:rsidRDefault="00DD564E" w:rsidP="00E537D0">
      <w:pPr>
        <w:pStyle w:val="NoSpacing"/>
        <w:rPr>
          <w:ins w:id="157" w:author="Emanuele Massaro" w:date="2025-10-22T16:18:00Z"/>
          <w:lang w:val="en-IE"/>
        </w:rPr>
      </w:pPr>
    </w:p>
    <w:p w14:paraId="11C1002F" w14:textId="77777777" w:rsidR="00DD564E" w:rsidRDefault="00DD564E" w:rsidP="00E537D0">
      <w:pPr>
        <w:pStyle w:val="NoSpacing"/>
        <w:rPr>
          <w:ins w:id="158" w:author="Emanuele Massaro" w:date="2025-10-22T16:18:00Z"/>
          <w:lang w:val="en-IE"/>
        </w:rPr>
      </w:pPr>
    </w:p>
    <w:p w14:paraId="21572ECD" w14:textId="77777777" w:rsidR="00DD564E" w:rsidDel="00722EF9" w:rsidRDefault="00DD564E" w:rsidP="00902D14">
      <w:pPr>
        <w:pStyle w:val="NoSpacing"/>
        <w:spacing w:line="276" w:lineRule="auto"/>
        <w:jc w:val="both"/>
        <w:rPr>
          <w:del w:id="159" w:author="Emanuele Massaro" w:date="2025-10-22T16:19:00Z"/>
          <w:lang w:val="en-IE"/>
        </w:rPr>
      </w:pPr>
    </w:p>
    <w:p w14:paraId="6C76FC7B" w14:textId="77777777" w:rsidR="00722EF9" w:rsidRDefault="00722EF9" w:rsidP="00E537D0">
      <w:pPr>
        <w:pStyle w:val="NoSpacing"/>
        <w:rPr>
          <w:ins w:id="160" w:author="Emanuele Massaro" w:date="2025-10-22T16:22:00Z"/>
          <w:lang w:val="en-IE"/>
        </w:rPr>
      </w:pPr>
    </w:p>
    <w:p w14:paraId="4875C9D2" w14:textId="77777777" w:rsidR="00722EF9" w:rsidRDefault="00722EF9" w:rsidP="00E537D0">
      <w:pPr>
        <w:pStyle w:val="NoSpacing"/>
        <w:rPr>
          <w:ins w:id="161" w:author="Emanuele Massaro" w:date="2025-10-22T16:22:00Z"/>
          <w:lang w:val="en-IE"/>
        </w:rPr>
      </w:pPr>
    </w:p>
    <w:p w14:paraId="4DA64C75" w14:textId="77777777" w:rsidR="00722EF9" w:rsidRDefault="00722EF9" w:rsidP="00E537D0">
      <w:pPr>
        <w:pStyle w:val="NoSpacing"/>
        <w:rPr>
          <w:ins w:id="162" w:author="Emanuele Massaro" w:date="2025-10-22T16:22:00Z"/>
          <w:lang w:val="en-IE"/>
        </w:rPr>
      </w:pPr>
    </w:p>
    <w:p w14:paraId="213E46ED" w14:textId="77777777" w:rsidR="00722EF9" w:rsidDel="00AD1093" w:rsidRDefault="00722EF9" w:rsidP="00E537D0">
      <w:pPr>
        <w:pStyle w:val="NoSpacing"/>
        <w:rPr>
          <w:ins w:id="163" w:author="Emanuele Massaro" w:date="2025-10-22T16:22:00Z"/>
          <w:del w:id="164" w:author="Emanuele Massaro [2]" w:date="2025-11-27T09:27:00Z"/>
          <w:lang w:val="en-IE"/>
        </w:rPr>
      </w:pPr>
    </w:p>
    <w:p w14:paraId="368993C7" w14:textId="77777777" w:rsidR="00722EF9" w:rsidRPr="00D00300" w:rsidDel="00AD1093" w:rsidRDefault="00722EF9" w:rsidP="00E537D0">
      <w:pPr>
        <w:pStyle w:val="NoSpacing"/>
        <w:rPr>
          <w:ins w:id="165" w:author="Emanuele Massaro" w:date="2025-10-22T16:22:00Z"/>
          <w:del w:id="166" w:author="Emanuele Massaro [2]" w:date="2025-11-27T09:27:00Z"/>
          <w:lang w:val="en-IE"/>
        </w:rPr>
      </w:pPr>
    </w:p>
    <w:p w14:paraId="76F79710" w14:textId="1A942F11" w:rsidR="00902D14" w:rsidDel="005D7CA6" w:rsidRDefault="00F75736" w:rsidP="00E537D0">
      <w:pPr>
        <w:pStyle w:val="NoSpacing"/>
        <w:rPr>
          <w:moveFrom w:id="167" w:author="Emanuele Massaro" w:date="2025-10-22T16:17:00Z"/>
          <w:lang w:val="en-IE"/>
        </w:rPr>
      </w:pPr>
      <w:moveFromRangeStart w:id="168" w:author="Emanuele Massaro" w:date="2025-10-22T16:17:00Z" w:name="move212042273"/>
      <w:moveFrom w:id="169" w:author="Emanuele Massaro" w:date="2025-10-22T16:17:00Z">
        <w:r w:rsidRPr="00D00300" w:rsidDel="005D7CA6">
          <w:rPr>
            <w:lang w:val="en-IE"/>
          </w:rPr>
          <w:t>T</w:t>
        </w:r>
        <w:r w:rsidR="002D2998" w:rsidRPr="00D00300" w:rsidDel="005D7CA6">
          <w:rPr>
            <w:lang w:val="en-IE"/>
          </w:rPr>
          <w:t xml:space="preserve">he average forest land cover ranged between 0 and 193,958 </w:t>
        </w:r>
        <w:r w:rsidR="0042238F" w:rsidRPr="00D00300" w:rsidDel="005D7CA6">
          <w:rPr>
            <w:lang w:val="en-IE"/>
          </w:rPr>
          <w:t>km</w:t>
        </w:r>
        <w:r w:rsidR="0042238F" w:rsidRPr="00D00300" w:rsidDel="005D7CA6">
          <w:rPr>
            <w:vertAlign w:val="superscript"/>
            <w:lang w:val="en-IE"/>
          </w:rPr>
          <w:t>2</w:t>
        </w:r>
        <w:r w:rsidR="0042238F" w:rsidRPr="00D00300" w:rsidDel="005D7CA6">
          <w:rPr>
            <w:lang w:val="en-IE"/>
          </w:rPr>
          <w:t xml:space="preserve"> </w:t>
        </w:r>
        <w:r w:rsidR="002D2998" w:rsidRPr="00D00300" w:rsidDel="005D7CA6">
          <w:rPr>
            <w:lang w:val="en-IE"/>
          </w:rPr>
          <w:t xml:space="preserve">(median 8,234 and mean 15,072 </w:t>
        </w:r>
        <w:r w:rsidR="0042238F" w:rsidRPr="00D00300" w:rsidDel="005D7CA6">
          <w:rPr>
            <w:lang w:val="en-IE"/>
          </w:rPr>
          <w:t>km</w:t>
        </w:r>
        <w:r w:rsidR="0042238F" w:rsidRPr="00D00300" w:rsidDel="005D7CA6">
          <w:rPr>
            <w:vertAlign w:val="superscript"/>
            <w:lang w:val="en-IE"/>
          </w:rPr>
          <w:t>2</w:t>
        </w:r>
        <w:r w:rsidR="002D2998" w:rsidRPr="00D00300" w:rsidDel="005D7CA6">
          <w:rPr>
            <w:lang w:val="en-IE"/>
          </w:rPr>
          <w:t>); the provinces wit</w:t>
        </w:r>
        <w:r w:rsidR="004055A1" w:rsidRPr="00D00300" w:rsidDel="005D7CA6">
          <w:rPr>
            <w:lang w:val="en-IE"/>
          </w:rPr>
          <w:t xml:space="preserve">h the highest forest land cover were the Latvian provinces of Vidzeme and Kurzeve (193,958, and 163,216 </w:t>
        </w:r>
        <w:r w:rsidR="0042238F" w:rsidRPr="00D00300" w:rsidDel="005D7CA6">
          <w:rPr>
            <w:lang w:val="en-IE"/>
          </w:rPr>
          <w:t>km</w:t>
        </w:r>
        <w:r w:rsidR="0042238F" w:rsidRPr="00D00300" w:rsidDel="005D7CA6">
          <w:rPr>
            <w:vertAlign w:val="superscript"/>
            <w:lang w:val="en-IE"/>
          </w:rPr>
          <w:t>2</w:t>
        </w:r>
        <w:r w:rsidR="004B307F" w:rsidRPr="00D00300" w:rsidDel="005D7CA6">
          <w:rPr>
            <w:lang w:val="en-IE"/>
          </w:rPr>
          <w:t>, respectively</w:t>
        </w:r>
        <w:r w:rsidR="004055A1" w:rsidRPr="00D00300" w:rsidDel="005D7CA6">
          <w:rPr>
            <w:lang w:val="en-IE"/>
          </w:rPr>
          <w:t xml:space="preserve">) and the Estonian province of Lõuna-Eesti (186,643 </w:t>
        </w:r>
        <w:r w:rsidR="0042238F" w:rsidRPr="00D00300" w:rsidDel="005D7CA6">
          <w:rPr>
            <w:lang w:val="en-IE"/>
          </w:rPr>
          <w:t>km</w:t>
        </w:r>
        <w:r w:rsidR="0042238F" w:rsidRPr="00D00300" w:rsidDel="005D7CA6">
          <w:rPr>
            <w:vertAlign w:val="superscript"/>
            <w:lang w:val="en-IE"/>
          </w:rPr>
          <w:t>2</w:t>
        </w:r>
        <w:r w:rsidR="004055A1" w:rsidRPr="00D00300" w:rsidDel="005D7CA6">
          <w:rPr>
            <w:lang w:val="en-IE"/>
          </w:rPr>
          <w:t xml:space="preserve">). </w:t>
        </w:r>
        <w:r w:rsidR="002D2998" w:rsidRPr="00D00300" w:rsidDel="005D7CA6">
          <w:rPr>
            <w:lang w:val="en-IE"/>
          </w:rPr>
          <w:t xml:space="preserve">The average shrub land cover ranged between 0 and 35,132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9 and mean 829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4055A1" w:rsidRPr="00D00300" w:rsidDel="005D7CA6">
          <w:rPr>
            <w:lang w:val="en-IE"/>
          </w:rPr>
          <w:t xml:space="preserve">shrub land cover were the Greek provinces of Argolis, Arcadia and Laconia, Messenia (35,132 and 28,227 </w:t>
        </w:r>
        <w:r w:rsidR="0014449F" w:rsidRPr="00D00300" w:rsidDel="005D7CA6">
          <w:rPr>
            <w:lang w:val="en-IE"/>
          </w:rPr>
          <w:t>km</w:t>
        </w:r>
        <w:r w:rsidR="004055A1" w:rsidRPr="00D00300" w:rsidDel="005D7CA6">
          <w:rPr>
            <w:vertAlign w:val="superscript"/>
            <w:lang w:val="en-IE"/>
          </w:rPr>
          <w:t>2</w:t>
        </w:r>
        <w:r w:rsidR="004055A1" w:rsidRPr="00D00300" w:rsidDel="005D7CA6">
          <w:rPr>
            <w:lang w:val="en-IE"/>
          </w:rPr>
          <w:t xml:space="preserve">), and the Spanish province of Almeria (27,578 </w:t>
        </w:r>
        <w:r w:rsidR="0014449F" w:rsidRPr="00D00300" w:rsidDel="005D7CA6">
          <w:rPr>
            <w:lang w:val="en-IE"/>
          </w:rPr>
          <w:t>km</w:t>
        </w:r>
        <w:r w:rsidR="004055A1" w:rsidRPr="00D00300" w:rsidDel="005D7CA6">
          <w:rPr>
            <w:vertAlign w:val="superscript"/>
            <w:lang w:val="en-IE"/>
          </w:rPr>
          <w:t>2</w:t>
        </w:r>
        <w:r w:rsidR="004055A1" w:rsidRPr="00D00300" w:rsidDel="005D7CA6">
          <w:rPr>
            <w:lang w:val="en-IE"/>
          </w:rPr>
          <w:t xml:space="preserve">). </w:t>
        </w:r>
        <w:r w:rsidR="006D34BD" w:rsidRPr="00D00300" w:rsidDel="005D7CA6">
          <w:rPr>
            <w:lang w:val="en-IE"/>
          </w:rPr>
          <w:t xml:space="preserve">The average urban land cover ranged between 0 and 16,263 </w:t>
        </w:r>
        <w:r w:rsidR="0014449F" w:rsidRPr="00D00300" w:rsidDel="005D7CA6">
          <w:rPr>
            <w:lang w:val="en-IE"/>
          </w:rPr>
          <w:t>km</w:t>
        </w:r>
        <w:r w:rsidR="006D34BD" w:rsidRPr="00D00300" w:rsidDel="005D7CA6">
          <w:rPr>
            <w:vertAlign w:val="superscript"/>
            <w:lang w:val="en-IE"/>
          </w:rPr>
          <w:t>2</w:t>
        </w:r>
        <w:r w:rsidR="006D34BD" w:rsidRPr="00D00300" w:rsidDel="005D7CA6">
          <w:rPr>
            <w:lang w:val="en-IE"/>
          </w:rPr>
          <w:t xml:space="preserve"> (median 1,268 and mean 1,851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the provinces with the highest urban land cover were the Swiss provinces of Valais and Graubünden (16,263 and 13,845 </w:t>
        </w:r>
        <w:r w:rsidR="0014449F" w:rsidRPr="00D00300" w:rsidDel="005D7CA6">
          <w:rPr>
            <w:lang w:val="en-IE"/>
          </w:rPr>
          <w:t>km</w:t>
        </w:r>
        <w:r w:rsidR="0014449F" w:rsidRPr="00D00300" w:rsidDel="005D7CA6">
          <w:rPr>
            <w:vertAlign w:val="superscript"/>
            <w:lang w:val="en-IE"/>
          </w:rPr>
          <w:t>2</w:t>
        </w:r>
        <w:r w:rsidR="004B307F" w:rsidRPr="00D00300" w:rsidDel="005D7CA6">
          <w:rPr>
            <w:lang w:val="en-IE"/>
          </w:rPr>
          <w:t>, respectively</w:t>
        </w:r>
        <w:r w:rsidR="006D34BD" w:rsidRPr="00D00300" w:rsidDel="005D7CA6">
          <w:rPr>
            <w:lang w:val="en-IE"/>
          </w:rPr>
          <w:t xml:space="preserve">), and the unique province of Cyprus (13,928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w:t>
        </w:r>
        <w:r w:rsidR="002D2998" w:rsidRPr="00D00300" w:rsidDel="005D7CA6">
          <w:rPr>
            <w:lang w:val="en-IE"/>
          </w:rPr>
          <w:t xml:space="preserve">The average crop land cover ranged between 1 and 207,653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13,720 and mean 23,524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4055A1" w:rsidRPr="00D00300" w:rsidDel="005D7CA6">
          <w:rPr>
            <w:lang w:val="en-IE"/>
          </w:rPr>
          <w:t>crop</w:t>
        </w:r>
        <w:r w:rsidR="002D2998" w:rsidRPr="00D00300" w:rsidDel="005D7CA6">
          <w:rPr>
            <w:lang w:val="en-IE"/>
          </w:rPr>
          <w:t xml:space="preserve"> land cover </w:t>
        </w:r>
        <w:r w:rsidR="004055A1" w:rsidRPr="00D00300" w:rsidDel="005D7CA6">
          <w:rPr>
            <w:lang w:val="en-IE"/>
          </w:rPr>
          <w:t xml:space="preserve">were the Spanish provinces of Badajoz, Ciudad Real, and Zaragoza (207,653, 172,745, and 160,346 </w:t>
        </w:r>
        <w:r w:rsidR="0014449F" w:rsidRPr="00D00300" w:rsidDel="005D7CA6">
          <w:rPr>
            <w:lang w:val="en-IE"/>
          </w:rPr>
          <w:t>km</w:t>
        </w:r>
        <w:r w:rsidR="0014449F" w:rsidRPr="00D00300" w:rsidDel="005D7CA6">
          <w:rPr>
            <w:vertAlign w:val="superscript"/>
            <w:lang w:val="en-IE"/>
          </w:rPr>
          <w:t>2</w:t>
        </w:r>
        <w:r w:rsidR="004B307F" w:rsidRPr="00D00300" w:rsidDel="005D7CA6">
          <w:rPr>
            <w:lang w:val="en-IE"/>
          </w:rPr>
          <w:t>, respectively</w:t>
        </w:r>
        <w:r w:rsidR="004055A1" w:rsidRPr="00D00300" w:rsidDel="005D7CA6">
          <w:rPr>
            <w:lang w:val="en-IE"/>
          </w:rPr>
          <w:t>).</w:t>
        </w:r>
        <w:r w:rsidR="006D34BD" w:rsidRPr="00D00300" w:rsidDel="005D7CA6">
          <w:rPr>
            <w:lang w:val="en-IE"/>
          </w:rPr>
          <w:t xml:space="preserve"> </w:t>
        </w:r>
        <w:r w:rsidR="002D2998" w:rsidRPr="00D00300" w:rsidDel="005D7CA6">
          <w:rPr>
            <w:lang w:val="en-IE"/>
          </w:rPr>
          <w:t xml:space="preserve">The average water land cover ranged between 0 and 39,255 </w:t>
        </w:r>
        <w:r w:rsidR="0014449F" w:rsidRPr="00D00300" w:rsidDel="005D7CA6">
          <w:rPr>
            <w:lang w:val="en-IE"/>
          </w:rPr>
          <w:t>km</w:t>
        </w:r>
        <w:r w:rsidR="0014449F" w:rsidRPr="00D00300" w:rsidDel="005D7CA6">
          <w:rPr>
            <w:vertAlign w:val="superscript"/>
            <w:lang w:val="en-IE"/>
          </w:rPr>
          <w:t>2</w:t>
        </w:r>
        <w:r w:rsidR="0014449F" w:rsidRPr="00D00300" w:rsidDel="005D7CA6">
          <w:rPr>
            <w:lang w:val="en-IE"/>
          </w:rPr>
          <w:t xml:space="preserve"> </w:t>
        </w:r>
        <w:r w:rsidR="002D2998" w:rsidRPr="00D00300" w:rsidDel="005D7CA6">
          <w:rPr>
            <w:lang w:val="en-IE"/>
          </w:rPr>
          <w:t xml:space="preserve">(median 184 and mean 574 </w:t>
        </w:r>
        <w:r w:rsidR="0014449F" w:rsidRPr="00D00300" w:rsidDel="005D7CA6">
          <w:rPr>
            <w:lang w:val="en-IE"/>
          </w:rPr>
          <w:t>km</w:t>
        </w:r>
        <w:r w:rsidR="0014449F" w:rsidRPr="00D00300" w:rsidDel="005D7CA6">
          <w:rPr>
            <w:vertAlign w:val="superscript"/>
            <w:lang w:val="en-IE"/>
          </w:rPr>
          <w:t>2</w:t>
        </w:r>
        <w:r w:rsidR="002D2998" w:rsidRPr="00D00300" w:rsidDel="005D7CA6">
          <w:rPr>
            <w:lang w:val="en-IE"/>
          </w:rPr>
          <w:t xml:space="preserve">); the provinces with the highest </w:t>
        </w:r>
        <w:r w:rsidR="006D34BD" w:rsidRPr="00D00300" w:rsidDel="005D7CA6">
          <w:rPr>
            <w:lang w:val="en-IE"/>
          </w:rPr>
          <w:t>water</w:t>
        </w:r>
        <w:r w:rsidR="002D2998" w:rsidRPr="00D00300" w:rsidDel="005D7CA6">
          <w:rPr>
            <w:lang w:val="en-IE"/>
          </w:rPr>
          <w:t xml:space="preserve"> land cover </w:t>
        </w:r>
        <w:r w:rsidR="006D34BD" w:rsidRPr="00D00300" w:rsidDel="005D7CA6">
          <w:rPr>
            <w:lang w:val="en-IE"/>
          </w:rPr>
          <w:t xml:space="preserve">were the Estonian province of Lõuna-Eesti (39,255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the Netherlandish province of Flevoland (16,827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 xml:space="preserve">), and the Romanian province of Tulcea (15,855 </w:t>
        </w:r>
        <w:r w:rsidR="0014449F" w:rsidRPr="00D00300" w:rsidDel="005D7CA6">
          <w:rPr>
            <w:lang w:val="en-IE"/>
          </w:rPr>
          <w:t>km</w:t>
        </w:r>
        <w:r w:rsidR="0014449F" w:rsidRPr="00D00300" w:rsidDel="005D7CA6">
          <w:rPr>
            <w:vertAlign w:val="superscript"/>
            <w:lang w:val="en-IE"/>
          </w:rPr>
          <w:t>2</w:t>
        </w:r>
        <w:r w:rsidR="006D34BD" w:rsidRPr="00D00300" w:rsidDel="005D7CA6">
          <w:rPr>
            <w:lang w:val="en-IE"/>
          </w:rPr>
          <w:t>).</w:t>
        </w:r>
        <w:r w:rsidR="002B4A60" w:rsidRPr="00D00300" w:rsidDel="005D7CA6">
          <w:rPr>
            <w:lang w:val="en-IE"/>
          </w:rPr>
          <w:t xml:space="preserve"> </w:t>
        </w:r>
      </w:moveFrom>
    </w:p>
    <w:moveFromRangeEnd w:id="168"/>
    <w:p w14:paraId="07C31C44" w14:textId="2B4867B9" w:rsidR="00902D14" w:rsidRDefault="00902D14" w:rsidP="00902D14">
      <w:pPr>
        <w:pStyle w:val="NoSpacing"/>
        <w:spacing w:line="276" w:lineRule="auto"/>
        <w:jc w:val="both"/>
        <w:rPr>
          <w:ins w:id="170" w:author="Emanuele Massaro [2]" w:date="2025-11-10T13:17:00Z"/>
          <w:szCs w:val="24"/>
          <w:lang w:val="en-IE"/>
        </w:rPr>
      </w:pPr>
      <w:r w:rsidRPr="002A2015">
        <w:rPr>
          <w:b/>
          <w:bCs/>
          <w:szCs w:val="24"/>
        </w:rPr>
        <w:t xml:space="preserve">Table </w:t>
      </w:r>
      <w:r w:rsidRPr="002A2015">
        <w:rPr>
          <w:b/>
          <w:bCs/>
          <w:szCs w:val="24"/>
        </w:rPr>
        <w:fldChar w:fldCharType="begin"/>
      </w:r>
      <w:r w:rsidRPr="002A2015">
        <w:rPr>
          <w:b/>
          <w:bCs/>
          <w:szCs w:val="24"/>
        </w:rPr>
        <w:instrText xml:space="preserve"> SEQ Table \* ARABIC </w:instrText>
      </w:r>
      <w:r w:rsidRPr="002A2015">
        <w:rPr>
          <w:b/>
          <w:bCs/>
          <w:szCs w:val="24"/>
        </w:rPr>
        <w:fldChar w:fldCharType="separate"/>
      </w:r>
      <w:r w:rsidRPr="002A2015">
        <w:rPr>
          <w:b/>
          <w:bCs/>
          <w:noProof/>
          <w:szCs w:val="24"/>
        </w:rPr>
        <w:t>1</w:t>
      </w:r>
      <w:r w:rsidRPr="002A2015">
        <w:rPr>
          <w:b/>
          <w:bCs/>
          <w:szCs w:val="24"/>
        </w:rPr>
        <w:fldChar w:fldCharType="end"/>
      </w:r>
      <w:r w:rsidRPr="002A2015">
        <w:rPr>
          <w:b/>
          <w:bCs/>
          <w:szCs w:val="24"/>
        </w:rPr>
        <w:t xml:space="preserve">. </w:t>
      </w:r>
      <w:ins w:id="171" w:author="Emanuele Massaro [2]" w:date="2025-11-10T13:25:00Z">
        <w:r w:rsidR="002733A1" w:rsidRPr="009D1CC5">
          <w:rPr>
            <w:b/>
            <w:bCs/>
            <w:rPrChange w:id="172" w:author="Emanuele Massaro [2]" w:date="2025-11-10T13:25:00Z">
              <w:rPr/>
            </w:rPrChange>
          </w:rPr>
          <w:t>Summary of global (LM) and local (GWR) regression results</w:t>
        </w:r>
        <w:r w:rsidR="002733A1">
          <w:t>. For the LM, we report standardized coefficients, standard errors, p-values, and model diagnostics including residual standard error (with degrees of freedom), Multiple R², Adjusted R², F-statistic (with degrees of freedom), and p-value. For the GWR, we report the mean, standard deviation, and range (minimum, median, maximum) of local parameter estimates and the 5th (P5), 95th (P95), mean, and median values of the local R² (R²). All models were estimated using standardized variables (predictors globally z-scored; dependent variable standardized after spatial lagging at 150 km).</w:t>
        </w:r>
      </w:ins>
      <w:del w:id="173" w:author="Emanuele Massaro [2]" w:date="2025-11-10T13:25:00Z">
        <w:r w:rsidRPr="002A2015" w:rsidDel="002733A1">
          <w:rPr>
            <w:b/>
            <w:bCs/>
            <w:szCs w:val="24"/>
          </w:rPr>
          <w:delText xml:space="preserve">Diagnostics of the models. </w:delText>
        </w:r>
        <w:r w:rsidRPr="002A2015" w:rsidDel="002733A1">
          <w:rPr>
            <w:szCs w:val="24"/>
            <w:lang w:val="en-IE"/>
          </w:rPr>
          <w:delText>Coefficient estimates, standard errors (SE) and p-values (p) for the linear model (LM) and minimum (Min.), first-quartile (1Q), median, third-quartile (3Q), and maximum coefficient estimates for the spatial lag geographically-weighted model (GWR</w:delText>
        </w:r>
      </w:del>
      <w:del w:id="174" w:author="Emanuele Massaro [2]" w:date="2025-11-10T13:17:00Z">
        <w:r w:rsidRPr="002A2015" w:rsidDel="002733A1">
          <w:rPr>
            <w:szCs w:val="24"/>
            <w:lang w:val="en-IE"/>
          </w:rPr>
          <w:delText>-SL</w:delText>
        </w:r>
      </w:del>
      <w:del w:id="175" w:author="Emanuele Massaro [2]" w:date="2025-11-10T13:25:00Z">
        <w:r w:rsidRPr="002A2015" w:rsidDel="002733A1">
          <w:rPr>
            <w:szCs w:val="24"/>
            <w:lang w:val="en-IE"/>
          </w:rPr>
          <w:delText>), with the same outcome variable of interest. In addition, for both models are included measures of model evaluation: Residual standard errors (including the Degrees of Freedom [df]), Multiple R-squared, Adjusted R-squared, F-Statistics [df], and p-values), for the LM, as well as the 5</w:delText>
        </w:r>
        <w:r w:rsidRPr="002A2015" w:rsidDel="002733A1">
          <w:rPr>
            <w:szCs w:val="24"/>
            <w:vertAlign w:val="superscript"/>
            <w:lang w:val="en-IE"/>
          </w:rPr>
          <w:delText>th</w:delText>
        </w:r>
        <w:r w:rsidRPr="002A2015" w:rsidDel="002733A1">
          <w:rPr>
            <w:szCs w:val="24"/>
            <w:lang w:val="en-IE"/>
          </w:rPr>
          <w:delText xml:space="preserve"> (P5) and 95</w:delText>
        </w:r>
        <w:r w:rsidRPr="002A2015" w:rsidDel="002733A1">
          <w:rPr>
            <w:szCs w:val="24"/>
            <w:vertAlign w:val="superscript"/>
            <w:lang w:val="en-IE"/>
          </w:rPr>
          <w:delText>th</w:delText>
        </w:r>
        <w:r w:rsidRPr="002A2015" w:rsidDel="002733A1">
          <w:rPr>
            <w:szCs w:val="24"/>
            <w:lang w:val="en-IE"/>
          </w:rPr>
          <w:delText xml:space="preserve"> (P95) percentiles, median and mean values of the R-squared (R2) for the GWR.</w:delText>
        </w:r>
      </w:del>
    </w:p>
    <w:p w14:paraId="4FF0F92C" w14:textId="77777777" w:rsidR="002733A1" w:rsidRPr="002A2015" w:rsidRDefault="002733A1" w:rsidP="00902D14">
      <w:pPr>
        <w:pStyle w:val="NoSpacing"/>
        <w:spacing w:line="276" w:lineRule="auto"/>
        <w:jc w:val="both"/>
        <w:rPr>
          <w:szCs w:val="24"/>
          <w:lang w:val="en-IE"/>
        </w:rPr>
      </w:pPr>
    </w:p>
    <w:tbl>
      <w:tblPr>
        <w:tblW w:w="97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76" w:author="Emanuele Massaro [2]" w:date="2025-11-10T13:19:00Z">
          <w:tblPr>
            <w:tblW w:w="9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083"/>
        <w:gridCol w:w="524"/>
        <w:gridCol w:w="524"/>
        <w:gridCol w:w="786"/>
        <w:gridCol w:w="496"/>
        <w:gridCol w:w="496"/>
        <w:gridCol w:w="992"/>
        <w:gridCol w:w="691"/>
        <w:gridCol w:w="210"/>
        <w:gridCol w:w="942"/>
        <w:gridCol w:w="992"/>
        <w:gridCol w:w="993"/>
        <w:tblGridChange w:id="177">
          <w:tblGrid>
            <w:gridCol w:w="10"/>
            <w:gridCol w:w="5"/>
            <w:gridCol w:w="1879"/>
            <w:gridCol w:w="503"/>
            <w:gridCol w:w="210"/>
            <w:gridCol w:w="303"/>
            <w:gridCol w:w="786"/>
            <w:gridCol w:w="491"/>
            <w:gridCol w:w="226"/>
            <w:gridCol w:w="275"/>
            <w:gridCol w:w="491"/>
            <w:gridCol w:w="501"/>
            <w:gridCol w:w="116"/>
            <w:gridCol w:w="785"/>
            <w:gridCol w:w="11"/>
            <w:gridCol w:w="1137"/>
            <w:gridCol w:w="992"/>
            <w:gridCol w:w="1002"/>
          </w:tblGrid>
        </w:tblGridChange>
      </w:tblGrid>
      <w:tr w:rsidR="002733A1" w:rsidRPr="002733A1" w14:paraId="2D8B3071" w14:textId="77777777" w:rsidTr="00C906AE">
        <w:trPr>
          <w:trHeight w:val="285"/>
          <w:ins w:id="178" w:author="Emanuele Massaro [2]" w:date="2025-11-10T13:15:00Z"/>
          <w:trPrChange w:id="179" w:author="Emanuele Massaro [2]" w:date="2025-11-10T13:19:00Z">
            <w:trPr>
              <w:gridBefore w:val="2"/>
              <w:trHeight w:val="285"/>
            </w:trPr>
          </w:trPrChange>
        </w:trPr>
        <w:tc>
          <w:tcPr>
            <w:tcW w:w="2083" w:type="dxa"/>
            <w:noWrap/>
            <w:hideMark/>
            <w:tcPrChange w:id="180" w:author="Emanuele Massaro [2]" w:date="2025-11-10T13:19:00Z">
              <w:tcPr>
                <w:tcW w:w="1879" w:type="dxa"/>
                <w:noWrap/>
                <w:hideMark/>
              </w:tcPr>
            </w:tcPrChange>
          </w:tcPr>
          <w:p w14:paraId="3FFBF453" w14:textId="77777777" w:rsidR="002733A1" w:rsidRPr="002733A1" w:rsidRDefault="002733A1" w:rsidP="002733A1">
            <w:pPr>
              <w:spacing w:after="0" w:line="240" w:lineRule="auto"/>
              <w:jc w:val="center"/>
              <w:rPr>
                <w:ins w:id="181" w:author="Emanuele Massaro [2]" w:date="2025-11-10T13:22:00Z"/>
                <w:rFonts w:eastAsia="Times New Roman" w:cs="Times New Roman"/>
                <w:b/>
                <w:bCs/>
                <w:color w:val="000000"/>
                <w:sz w:val="22"/>
                <w:lang w:eastAsia="en-GB"/>
              </w:rPr>
            </w:pPr>
            <w:ins w:id="182" w:author="Emanuele Massaro [2]" w:date="2025-11-10T13:15:00Z">
              <w:r w:rsidRPr="002733A1">
                <w:rPr>
                  <w:rFonts w:eastAsia="Times New Roman" w:cs="Times New Roman"/>
                  <w:b/>
                  <w:bCs/>
                  <w:color w:val="000000"/>
                  <w:sz w:val="22"/>
                  <w:lang w:eastAsia="en-GB"/>
                  <w:rPrChange w:id="183" w:author="Emanuele Massaro [2]" w:date="2025-11-10T13:23:00Z">
                    <w:rPr>
                      <w:rFonts w:ascii="Calibri" w:eastAsia="Times New Roman" w:hAnsi="Calibri" w:cs="Calibri"/>
                      <w:b/>
                      <w:bCs/>
                      <w:color w:val="000000"/>
                      <w:sz w:val="22"/>
                      <w:lang w:eastAsia="en-GB"/>
                    </w:rPr>
                  </w:rPrChange>
                </w:rPr>
                <w:t>Covariate</w:t>
              </w:r>
            </w:ins>
          </w:p>
          <w:p w14:paraId="69066290" w14:textId="2AE90BC9" w:rsidR="002733A1" w:rsidRPr="002733A1" w:rsidRDefault="002733A1">
            <w:pPr>
              <w:spacing w:after="0" w:line="240" w:lineRule="auto"/>
              <w:rPr>
                <w:ins w:id="184" w:author="Emanuele Massaro [2]" w:date="2025-11-10T13:15:00Z"/>
                <w:rFonts w:eastAsia="Times New Roman" w:cs="Times New Roman"/>
                <w:b/>
                <w:bCs/>
                <w:color w:val="000000"/>
                <w:sz w:val="22"/>
                <w:lang w:eastAsia="en-GB"/>
                <w:rPrChange w:id="185" w:author="Emanuele Massaro [2]" w:date="2025-11-10T13:23:00Z">
                  <w:rPr>
                    <w:ins w:id="186" w:author="Emanuele Massaro [2]" w:date="2025-11-10T13:15:00Z"/>
                    <w:rFonts w:ascii="Calibri" w:eastAsia="Times New Roman" w:hAnsi="Calibri" w:cs="Calibri"/>
                    <w:b/>
                    <w:bCs/>
                    <w:color w:val="000000"/>
                    <w:sz w:val="22"/>
                    <w:lang w:eastAsia="en-GB"/>
                  </w:rPr>
                </w:rPrChange>
              </w:rPr>
              <w:pPrChange w:id="187" w:author="Emanuele Massaro [2]" w:date="2025-11-10T13:23:00Z">
                <w:pPr>
                  <w:spacing w:after="0" w:line="240" w:lineRule="auto"/>
                  <w:jc w:val="center"/>
                </w:pPr>
              </w:pPrChange>
            </w:pPr>
          </w:p>
        </w:tc>
        <w:tc>
          <w:tcPr>
            <w:tcW w:w="1048" w:type="dxa"/>
            <w:gridSpan w:val="2"/>
            <w:noWrap/>
            <w:hideMark/>
            <w:tcPrChange w:id="188" w:author="Emanuele Massaro [2]" w:date="2025-11-10T13:19:00Z">
              <w:tcPr>
                <w:tcW w:w="1016" w:type="dxa"/>
                <w:gridSpan w:val="3"/>
                <w:noWrap/>
                <w:hideMark/>
              </w:tcPr>
            </w:tcPrChange>
          </w:tcPr>
          <w:p w14:paraId="35000D40" w14:textId="77777777" w:rsidR="002733A1" w:rsidRPr="002733A1" w:rsidRDefault="002733A1" w:rsidP="002733A1">
            <w:pPr>
              <w:spacing w:after="0" w:line="240" w:lineRule="auto"/>
              <w:jc w:val="center"/>
              <w:rPr>
                <w:ins w:id="189" w:author="Emanuele Massaro [2]" w:date="2025-11-10T13:15:00Z"/>
                <w:rFonts w:eastAsia="Times New Roman" w:cs="Times New Roman"/>
                <w:b/>
                <w:bCs/>
                <w:color w:val="000000"/>
                <w:sz w:val="22"/>
                <w:lang w:eastAsia="en-GB"/>
                <w:rPrChange w:id="190" w:author="Emanuele Massaro [2]" w:date="2025-11-10T13:23:00Z">
                  <w:rPr>
                    <w:ins w:id="191" w:author="Emanuele Massaro [2]" w:date="2025-11-10T13:15:00Z"/>
                    <w:rFonts w:ascii="Calibri" w:eastAsia="Times New Roman" w:hAnsi="Calibri" w:cs="Calibri"/>
                    <w:b/>
                    <w:bCs/>
                    <w:color w:val="000000"/>
                    <w:sz w:val="22"/>
                    <w:lang w:eastAsia="en-GB"/>
                  </w:rPr>
                </w:rPrChange>
              </w:rPr>
            </w:pPr>
            <w:ins w:id="192" w:author="Emanuele Massaro [2]" w:date="2025-11-10T13:15:00Z">
              <w:r w:rsidRPr="002733A1">
                <w:rPr>
                  <w:rFonts w:eastAsia="Times New Roman" w:cs="Times New Roman"/>
                  <w:b/>
                  <w:bCs/>
                  <w:color w:val="000000"/>
                  <w:sz w:val="22"/>
                  <w:lang w:eastAsia="en-GB"/>
                  <w:rPrChange w:id="193" w:author="Emanuele Massaro [2]" w:date="2025-11-10T13:23:00Z">
                    <w:rPr>
                      <w:rFonts w:ascii="Calibri" w:eastAsia="Times New Roman" w:hAnsi="Calibri" w:cs="Calibri"/>
                      <w:b/>
                      <w:bCs/>
                      <w:color w:val="000000"/>
                      <w:sz w:val="22"/>
                      <w:lang w:eastAsia="en-GB"/>
                    </w:rPr>
                  </w:rPrChange>
                </w:rPr>
                <w:t>LM Estimate</w:t>
              </w:r>
            </w:ins>
          </w:p>
        </w:tc>
        <w:tc>
          <w:tcPr>
            <w:tcW w:w="786" w:type="dxa"/>
            <w:noWrap/>
            <w:hideMark/>
            <w:tcPrChange w:id="194" w:author="Emanuele Massaro [2]" w:date="2025-11-10T13:19:00Z">
              <w:tcPr>
                <w:tcW w:w="786" w:type="dxa"/>
                <w:noWrap/>
                <w:hideMark/>
              </w:tcPr>
            </w:tcPrChange>
          </w:tcPr>
          <w:p w14:paraId="5E091482" w14:textId="77777777" w:rsidR="002733A1" w:rsidRPr="002733A1" w:rsidRDefault="002733A1" w:rsidP="002733A1">
            <w:pPr>
              <w:spacing w:after="0" w:line="240" w:lineRule="auto"/>
              <w:jc w:val="center"/>
              <w:rPr>
                <w:ins w:id="195" w:author="Emanuele Massaro [2]" w:date="2025-11-10T13:15:00Z"/>
                <w:rFonts w:eastAsia="Times New Roman" w:cs="Times New Roman"/>
                <w:b/>
                <w:bCs/>
                <w:color w:val="000000"/>
                <w:sz w:val="22"/>
                <w:lang w:eastAsia="en-GB"/>
                <w:rPrChange w:id="196" w:author="Emanuele Massaro [2]" w:date="2025-11-10T13:23:00Z">
                  <w:rPr>
                    <w:ins w:id="197" w:author="Emanuele Massaro [2]" w:date="2025-11-10T13:15:00Z"/>
                    <w:rFonts w:ascii="Calibri" w:eastAsia="Times New Roman" w:hAnsi="Calibri" w:cs="Calibri"/>
                    <w:b/>
                    <w:bCs/>
                    <w:color w:val="000000"/>
                    <w:sz w:val="22"/>
                    <w:lang w:eastAsia="en-GB"/>
                  </w:rPr>
                </w:rPrChange>
              </w:rPr>
            </w:pPr>
            <w:ins w:id="198" w:author="Emanuele Massaro [2]" w:date="2025-11-10T13:15:00Z">
              <w:r w:rsidRPr="002733A1">
                <w:rPr>
                  <w:rFonts w:eastAsia="Times New Roman" w:cs="Times New Roman"/>
                  <w:b/>
                  <w:bCs/>
                  <w:color w:val="000000"/>
                  <w:sz w:val="22"/>
                  <w:lang w:eastAsia="en-GB"/>
                  <w:rPrChange w:id="199" w:author="Emanuele Massaro [2]" w:date="2025-11-10T13:23:00Z">
                    <w:rPr>
                      <w:rFonts w:ascii="Calibri" w:eastAsia="Times New Roman" w:hAnsi="Calibri" w:cs="Calibri"/>
                      <w:b/>
                      <w:bCs/>
                      <w:color w:val="000000"/>
                      <w:sz w:val="22"/>
                      <w:lang w:eastAsia="en-GB"/>
                    </w:rPr>
                  </w:rPrChange>
                </w:rPr>
                <w:t>LM SE</w:t>
              </w:r>
            </w:ins>
          </w:p>
        </w:tc>
        <w:tc>
          <w:tcPr>
            <w:tcW w:w="992" w:type="dxa"/>
            <w:gridSpan w:val="2"/>
            <w:noWrap/>
            <w:hideMark/>
            <w:tcPrChange w:id="200" w:author="Emanuele Massaro [2]" w:date="2025-11-10T13:19:00Z">
              <w:tcPr>
                <w:tcW w:w="992" w:type="dxa"/>
                <w:gridSpan w:val="3"/>
                <w:noWrap/>
                <w:hideMark/>
              </w:tcPr>
            </w:tcPrChange>
          </w:tcPr>
          <w:p w14:paraId="40A5AAD9" w14:textId="77777777" w:rsidR="002733A1" w:rsidRPr="002733A1" w:rsidRDefault="002733A1" w:rsidP="002733A1">
            <w:pPr>
              <w:spacing w:after="0" w:line="240" w:lineRule="auto"/>
              <w:jc w:val="center"/>
              <w:rPr>
                <w:ins w:id="201" w:author="Emanuele Massaro [2]" w:date="2025-11-10T13:16:00Z"/>
                <w:rFonts w:eastAsia="Times New Roman" w:cs="Times New Roman"/>
                <w:b/>
                <w:bCs/>
                <w:color w:val="000000"/>
                <w:sz w:val="22"/>
                <w:lang w:eastAsia="en-GB"/>
                <w:rPrChange w:id="202" w:author="Emanuele Massaro [2]" w:date="2025-11-10T13:23:00Z">
                  <w:rPr>
                    <w:ins w:id="203" w:author="Emanuele Massaro [2]" w:date="2025-11-10T13:16:00Z"/>
                    <w:rFonts w:ascii="Calibri" w:eastAsia="Times New Roman" w:hAnsi="Calibri" w:cs="Calibri"/>
                    <w:b/>
                    <w:bCs/>
                    <w:color w:val="000000"/>
                    <w:sz w:val="22"/>
                    <w:lang w:eastAsia="en-GB"/>
                  </w:rPr>
                </w:rPrChange>
              </w:rPr>
            </w:pPr>
            <w:ins w:id="204" w:author="Emanuele Massaro [2]" w:date="2025-11-10T13:15:00Z">
              <w:r w:rsidRPr="002733A1">
                <w:rPr>
                  <w:rFonts w:eastAsia="Times New Roman" w:cs="Times New Roman"/>
                  <w:b/>
                  <w:bCs/>
                  <w:color w:val="000000"/>
                  <w:sz w:val="22"/>
                  <w:lang w:eastAsia="en-GB"/>
                  <w:rPrChange w:id="205" w:author="Emanuele Massaro [2]" w:date="2025-11-10T13:23:00Z">
                    <w:rPr>
                      <w:rFonts w:ascii="Calibri" w:eastAsia="Times New Roman" w:hAnsi="Calibri" w:cs="Calibri"/>
                      <w:b/>
                      <w:bCs/>
                      <w:color w:val="000000"/>
                      <w:sz w:val="22"/>
                      <w:lang w:eastAsia="en-GB"/>
                    </w:rPr>
                  </w:rPrChange>
                </w:rPr>
                <w:t xml:space="preserve">LM </w:t>
              </w:r>
            </w:ins>
          </w:p>
          <w:p w14:paraId="1D64AB47" w14:textId="4185AF5F" w:rsidR="002733A1" w:rsidRPr="002733A1" w:rsidRDefault="002733A1" w:rsidP="002733A1">
            <w:pPr>
              <w:spacing w:after="0" w:line="240" w:lineRule="auto"/>
              <w:jc w:val="center"/>
              <w:rPr>
                <w:ins w:id="206" w:author="Emanuele Massaro [2]" w:date="2025-11-10T13:15:00Z"/>
                <w:rFonts w:eastAsia="Times New Roman" w:cs="Times New Roman"/>
                <w:b/>
                <w:bCs/>
                <w:color w:val="000000"/>
                <w:sz w:val="22"/>
                <w:lang w:eastAsia="en-GB"/>
                <w:rPrChange w:id="207" w:author="Emanuele Massaro [2]" w:date="2025-11-10T13:23:00Z">
                  <w:rPr>
                    <w:ins w:id="208" w:author="Emanuele Massaro [2]" w:date="2025-11-10T13:15:00Z"/>
                    <w:rFonts w:ascii="Calibri" w:eastAsia="Times New Roman" w:hAnsi="Calibri" w:cs="Calibri"/>
                    <w:b/>
                    <w:bCs/>
                    <w:color w:val="000000"/>
                    <w:sz w:val="22"/>
                    <w:lang w:eastAsia="en-GB"/>
                  </w:rPr>
                </w:rPrChange>
              </w:rPr>
            </w:pPr>
            <w:ins w:id="209" w:author="Emanuele Massaro [2]" w:date="2025-11-10T13:15:00Z">
              <w:r w:rsidRPr="002733A1">
                <w:rPr>
                  <w:rFonts w:eastAsia="Times New Roman" w:cs="Times New Roman"/>
                  <w:b/>
                  <w:bCs/>
                  <w:color w:val="000000"/>
                  <w:sz w:val="22"/>
                  <w:lang w:eastAsia="en-GB"/>
                  <w:rPrChange w:id="210" w:author="Emanuele Massaro [2]" w:date="2025-11-10T13:23:00Z">
                    <w:rPr>
                      <w:rFonts w:ascii="Calibri" w:eastAsia="Times New Roman" w:hAnsi="Calibri" w:cs="Calibri"/>
                      <w:b/>
                      <w:bCs/>
                      <w:color w:val="000000"/>
                      <w:sz w:val="22"/>
                      <w:lang w:eastAsia="en-GB"/>
                    </w:rPr>
                  </w:rPrChange>
                </w:rPr>
                <w:t>p-value</w:t>
              </w:r>
            </w:ins>
          </w:p>
        </w:tc>
        <w:tc>
          <w:tcPr>
            <w:tcW w:w="992" w:type="dxa"/>
            <w:noWrap/>
            <w:hideMark/>
            <w:tcPrChange w:id="211" w:author="Emanuele Massaro [2]" w:date="2025-11-10T13:19:00Z">
              <w:tcPr>
                <w:tcW w:w="1108" w:type="dxa"/>
                <w:gridSpan w:val="3"/>
                <w:noWrap/>
                <w:hideMark/>
              </w:tcPr>
            </w:tcPrChange>
          </w:tcPr>
          <w:p w14:paraId="3A0B736C" w14:textId="77777777" w:rsidR="002733A1" w:rsidRPr="002733A1" w:rsidRDefault="002733A1" w:rsidP="002733A1">
            <w:pPr>
              <w:spacing w:after="0" w:line="240" w:lineRule="auto"/>
              <w:jc w:val="center"/>
              <w:rPr>
                <w:ins w:id="212" w:author="Emanuele Massaro [2]" w:date="2025-11-10T13:15:00Z"/>
                <w:rFonts w:eastAsia="Times New Roman" w:cs="Times New Roman"/>
                <w:b/>
                <w:bCs/>
                <w:color w:val="000000"/>
                <w:sz w:val="22"/>
                <w:lang w:eastAsia="en-GB"/>
                <w:rPrChange w:id="213" w:author="Emanuele Massaro [2]" w:date="2025-11-10T13:23:00Z">
                  <w:rPr>
                    <w:ins w:id="214" w:author="Emanuele Massaro [2]" w:date="2025-11-10T13:15:00Z"/>
                    <w:rFonts w:ascii="Calibri" w:eastAsia="Times New Roman" w:hAnsi="Calibri" w:cs="Calibri"/>
                    <w:b/>
                    <w:bCs/>
                    <w:color w:val="000000"/>
                    <w:sz w:val="22"/>
                    <w:lang w:eastAsia="en-GB"/>
                  </w:rPr>
                </w:rPrChange>
              </w:rPr>
            </w:pPr>
            <w:ins w:id="215" w:author="Emanuele Massaro [2]" w:date="2025-11-10T13:15:00Z">
              <w:r w:rsidRPr="002733A1">
                <w:rPr>
                  <w:rFonts w:eastAsia="Times New Roman" w:cs="Times New Roman"/>
                  <w:b/>
                  <w:bCs/>
                  <w:color w:val="000000"/>
                  <w:sz w:val="22"/>
                  <w:lang w:eastAsia="en-GB"/>
                  <w:rPrChange w:id="216" w:author="Emanuele Massaro [2]" w:date="2025-11-10T13:23:00Z">
                    <w:rPr>
                      <w:rFonts w:ascii="Calibri" w:eastAsia="Times New Roman" w:hAnsi="Calibri" w:cs="Calibri"/>
                      <w:b/>
                      <w:bCs/>
                      <w:color w:val="000000"/>
                      <w:sz w:val="22"/>
                      <w:lang w:eastAsia="en-GB"/>
                    </w:rPr>
                  </w:rPrChange>
                </w:rPr>
                <w:t>GWR Mean</w:t>
              </w:r>
            </w:ins>
          </w:p>
        </w:tc>
        <w:tc>
          <w:tcPr>
            <w:tcW w:w="901" w:type="dxa"/>
            <w:gridSpan w:val="2"/>
            <w:noWrap/>
            <w:hideMark/>
            <w:tcPrChange w:id="217" w:author="Emanuele Massaro [2]" w:date="2025-11-10T13:19:00Z">
              <w:tcPr>
                <w:tcW w:w="785" w:type="dxa"/>
                <w:noWrap/>
                <w:hideMark/>
              </w:tcPr>
            </w:tcPrChange>
          </w:tcPr>
          <w:p w14:paraId="6457CBA7" w14:textId="77777777" w:rsidR="002733A1" w:rsidRPr="002733A1" w:rsidRDefault="002733A1" w:rsidP="002733A1">
            <w:pPr>
              <w:spacing w:after="0" w:line="240" w:lineRule="auto"/>
              <w:jc w:val="center"/>
              <w:rPr>
                <w:ins w:id="218" w:author="Emanuele Massaro [2]" w:date="2025-11-10T13:15:00Z"/>
                <w:rFonts w:eastAsia="Times New Roman" w:cs="Times New Roman"/>
                <w:b/>
                <w:bCs/>
                <w:color w:val="000000"/>
                <w:sz w:val="22"/>
                <w:lang w:eastAsia="en-GB"/>
                <w:rPrChange w:id="219" w:author="Emanuele Massaro [2]" w:date="2025-11-10T13:23:00Z">
                  <w:rPr>
                    <w:ins w:id="220" w:author="Emanuele Massaro [2]" w:date="2025-11-10T13:15:00Z"/>
                    <w:rFonts w:ascii="Calibri" w:eastAsia="Times New Roman" w:hAnsi="Calibri" w:cs="Calibri"/>
                    <w:b/>
                    <w:bCs/>
                    <w:color w:val="000000"/>
                    <w:sz w:val="22"/>
                    <w:lang w:eastAsia="en-GB"/>
                  </w:rPr>
                </w:rPrChange>
              </w:rPr>
            </w:pPr>
            <w:ins w:id="221" w:author="Emanuele Massaro [2]" w:date="2025-11-10T13:15:00Z">
              <w:r w:rsidRPr="002733A1">
                <w:rPr>
                  <w:rFonts w:eastAsia="Times New Roman" w:cs="Times New Roman"/>
                  <w:b/>
                  <w:bCs/>
                  <w:color w:val="000000"/>
                  <w:sz w:val="22"/>
                  <w:lang w:eastAsia="en-GB"/>
                  <w:rPrChange w:id="222" w:author="Emanuele Massaro [2]" w:date="2025-11-10T13:23:00Z">
                    <w:rPr>
                      <w:rFonts w:ascii="Calibri" w:eastAsia="Times New Roman" w:hAnsi="Calibri" w:cs="Calibri"/>
                      <w:b/>
                      <w:bCs/>
                      <w:color w:val="000000"/>
                      <w:sz w:val="22"/>
                      <w:lang w:eastAsia="en-GB"/>
                    </w:rPr>
                  </w:rPrChange>
                </w:rPr>
                <w:t>GWR SD</w:t>
              </w:r>
            </w:ins>
          </w:p>
        </w:tc>
        <w:tc>
          <w:tcPr>
            <w:tcW w:w="942" w:type="dxa"/>
            <w:noWrap/>
            <w:hideMark/>
            <w:tcPrChange w:id="223" w:author="Emanuele Massaro [2]" w:date="2025-11-10T13:19:00Z">
              <w:tcPr>
                <w:tcW w:w="1148" w:type="dxa"/>
                <w:gridSpan w:val="2"/>
                <w:noWrap/>
                <w:hideMark/>
              </w:tcPr>
            </w:tcPrChange>
          </w:tcPr>
          <w:p w14:paraId="39A39DB8" w14:textId="77777777" w:rsidR="002733A1" w:rsidRPr="002733A1" w:rsidRDefault="002733A1" w:rsidP="002733A1">
            <w:pPr>
              <w:spacing w:after="0" w:line="240" w:lineRule="auto"/>
              <w:jc w:val="center"/>
              <w:rPr>
                <w:ins w:id="224" w:author="Emanuele Massaro [2]" w:date="2025-11-10T13:16:00Z"/>
                <w:rFonts w:eastAsia="Times New Roman" w:cs="Times New Roman"/>
                <w:b/>
                <w:bCs/>
                <w:color w:val="000000"/>
                <w:sz w:val="22"/>
                <w:lang w:eastAsia="en-GB"/>
                <w:rPrChange w:id="225" w:author="Emanuele Massaro [2]" w:date="2025-11-10T13:23:00Z">
                  <w:rPr>
                    <w:ins w:id="226" w:author="Emanuele Massaro [2]" w:date="2025-11-10T13:16:00Z"/>
                    <w:rFonts w:ascii="Calibri" w:eastAsia="Times New Roman" w:hAnsi="Calibri" w:cs="Calibri"/>
                    <w:b/>
                    <w:bCs/>
                    <w:color w:val="000000"/>
                    <w:sz w:val="22"/>
                    <w:lang w:eastAsia="en-GB"/>
                  </w:rPr>
                </w:rPrChange>
              </w:rPr>
            </w:pPr>
            <w:ins w:id="227" w:author="Emanuele Massaro [2]" w:date="2025-11-10T13:15:00Z">
              <w:r w:rsidRPr="002733A1">
                <w:rPr>
                  <w:rFonts w:eastAsia="Times New Roman" w:cs="Times New Roman"/>
                  <w:b/>
                  <w:bCs/>
                  <w:color w:val="000000"/>
                  <w:sz w:val="22"/>
                  <w:lang w:eastAsia="en-GB"/>
                  <w:rPrChange w:id="228" w:author="Emanuele Massaro [2]" w:date="2025-11-10T13:23:00Z">
                    <w:rPr>
                      <w:rFonts w:ascii="Calibri" w:eastAsia="Times New Roman" w:hAnsi="Calibri" w:cs="Calibri"/>
                      <w:b/>
                      <w:bCs/>
                      <w:color w:val="000000"/>
                      <w:sz w:val="22"/>
                      <w:lang w:eastAsia="en-GB"/>
                    </w:rPr>
                  </w:rPrChange>
                </w:rPr>
                <w:t xml:space="preserve">GWR </w:t>
              </w:r>
            </w:ins>
          </w:p>
          <w:p w14:paraId="172CA235" w14:textId="38F56800" w:rsidR="002733A1" w:rsidRPr="002733A1" w:rsidRDefault="002733A1" w:rsidP="002733A1">
            <w:pPr>
              <w:spacing w:after="0" w:line="240" w:lineRule="auto"/>
              <w:jc w:val="center"/>
              <w:rPr>
                <w:ins w:id="229" w:author="Emanuele Massaro [2]" w:date="2025-11-10T13:15:00Z"/>
                <w:rFonts w:eastAsia="Times New Roman" w:cs="Times New Roman"/>
                <w:b/>
                <w:bCs/>
                <w:color w:val="000000"/>
                <w:sz w:val="22"/>
                <w:lang w:eastAsia="en-GB"/>
                <w:rPrChange w:id="230" w:author="Emanuele Massaro [2]" w:date="2025-11-10T13:23:00Z">
                  <w:rPr>
                    <w:ins w:id="231" w:author="Emanuele Massaro [2]" w:date="2025-11-10T13:15:00Z"/>
                    <w:rFonts w:ascii="Calibri" w:eastAsia="Times New Roman" w:hAnsi="Calibri" w:cs="Calibri"/>
                    <w:b/>
                    <w:bCs/>
                    <w:color w:val="000000"/>
                    <w:sz w:val="22"/>
                    <w:lang w:eastAsia="en-GB"/>
                  </w:rPr>
                </w:rPrChange>
              </w:rPr>
            </w:pPr>
            <w:ins w:id="232" w:author="Emanuele Massaro [2]" w:date="2025-11-10T13:15:00Z">
              <w:r w:rsidRPr="002733A1">
                <w:rPr>
                  <w:rFonts w:eastAsia="Times New Roman" w:cs="Times New Roman"/>
                  <w:b/>
                  <w:bCs/>
                  <w:color w:val="000000"/>
                  <w:sz w:val="22"/>
                  <w:lang w:eastAsia="en-GB"/>
                  <w:rPrChange w:id="233" w:author="Emanuele Massaro [2]" w:date="2025-11-10T13:23:00Z">
                    <w:rPr>
                      <w:rFonts w:ascii="Calibri" w:eastAsia="Times New Roman" w:hAnsi="Calibri" w:cs="Calibri"/>
                      <w:b/>
                      <w:bCs/>
                      <w:color w:val="000000"/>
                      <w:sz w:val="22"/>
                      <w:lang w:eastAsia="en-GB"/>
                    </w:rPr>
                  </w:rPrChange>
                </w:rPr>
                <w:t>Min</w:t>
              </w:r>
            </w:ins>
          </w:p>
        </w:tc>
        <w:tc>
          <w:tcPr>
            <w:tcW w:w="992" w:type="dxa"/>
            <w:noWrap/>
            <w:hideMark/>
            <w:tcPrChange w:id="234" w:author="Emanuele Massaro [2]" w:date="2025-11-10T13:19:00Z">
              <w:tcPr>
                <w:tcW w:w="992" w:type="dxa"/>
                <w:noWrap/>
                <w:hideMark/>
              </w:tcPr>
            </w:tcPrChange>
          </w:tcPr>
          <w:p w14:paraId="36E6BB4D" w14:textId="77777777" w:rsidR="002733A1" w:rsidRPr="002733A1" w:rsidRDefault="002733A1" w:rsidP="002733A1">
            <w:pPr>
              <w:spacing w:after="0" w:line="240" w:lineRule="auto"/>
              <w:jc w:val="center"/>
              <w:rPr>
                <w:ins w:id="235" w:author="Emanuele Massaro [2]" w:date="2025-11-10T13:16:00Z"/>
                <w:rFonts w:eastAsia="Times New Roman" w:cs="Times New Roman"/>
                <w:b/>
                <w:bCs/>
                <w:color w:val="000000"/>
                <w:sz w:val="22"/>
                <w:lang w:eastAsia="en-GB"/>
                <w:rPrChange w:id="236" w:author="Emanuele Massaro [2]" w:date="2025-11-10T13:23:00Z">
                  <w:rPr>
                    <w:ins w:id="237" w:author="Emanuele Massaro [2]" w:date="2025-11-10T13:16:00Z"/>
                    <w:rFonts w:ascii="Calibri" w:eastAsia="Times New Roman" w:hAnsi="Calibri" w:cs="Calibri"/>
                    <w:b/>
                    <w:bCs/>
                    <w:color w:val="000000"/>
                    <w:sz w:val="22"/>
                    <w:lang w:eastAsia="en-GB"/>
                  </w:rPr>
                </w:rPrChange>
              </w:rPr>
            </w:pPr>
            <w:ins w:id="238" w:author="Emanuele Massaro [2]" w:date="2025-11-10T13:15:00Z">
              <w:r w:rsidRPr="002733A1">
                <w:rPr>
                  <w:rFonts w:eastAsia="Times New Roman" w:cs="Times New Roman"/>
                  <w:b/>
                  <w:bCs/>
                  <w:color w:val="000000"/>
                  <w:sz w:val="22"/>
                  <w:lang w:eastAsia="en-GB"/>
                  <w:rPrChange w:id="239" w:author="Emanuele Massaro [2]" w:date="2025-11-10T13:23:00Z">
                    <w:rPr>
                      <w:rFonts w:ascii="Calibri" w:eastAsia="Times New Roman" w:hAnsi="Calibri" w:cs="Calibri"/>
                      <w:b/>
                      <w:bCs/>
                      <w:color w:val="000000"/>
                      <w:sz w:val="22"/>
                      <w:lang w:eastAsia="en-GB"/>
                    </w:rPr>
                  </w:rPrChange>
                </w:rPr>
                <w:t xml:space="preserve">GWR </w:t>
              </w:r>
            </w:ins>
          </w:p>
          <w:p w14:paraId="26578B3F" w14:textId="62000C5A" w:rsidR="002733A1" w:rsidRPr="002733A1" w:rsidRDefault="002733A1" w:rsidP="002733A1">
            <w:pPr>
              <w:spacing w:after="0" w:line="240" w:lineRule="auto"/>
              <w:jc w:val="center"/>
              <w:rPr>
                <w:ins w:id="240" w:author="Emanuele Massaro [2]" w:date="2025-11-10T13:15:00Z"/>
                <w:rFonts w:eastAsia="Times New Roman" w:cs="Times New Roman"/>
                <w:b/>
                <w:bCs/>
                <w:color w:val="000000"/>
                <w:sz w:val="22"/>
                <w:lang w:eastAsia="en-GB"/>
                <w:rPrChange w:id="241" w:author="Emanuele Massaro [2]" w:date="2025-11-10T13:23:00Z">
                  <w:rPr>
                    <w:ins w:id="242" w:author="Emanuele Massaro [2]" w:date="2025-11-10T13:15:00Z"/>
                    <w:rFonts w:ascii="Calibri" w:eastAsia="Times New Roman" w:hAnsi="Calibri" w:cs="Calibri"/>
                    <w:b/>
                    <w:bCs/>
                    <w:color w:val="000000"/>
                    <w:sz w:val="22"/>
                    <w:lang w:eastAsia="en-GB"/>
                  </w:rPr>
                </w:rPrChange>
              </w:rPr>
            </w:pPr>
            <w:ins w:id="243" w:author="Emanuele Massaro [2]" w:date="2025-11-10T13:15:00Z">
              <w:r w:rsidRPr="002733A1">
                <w:rPr>
                  <w:rFonts w:eastAsia="Times New Roman" w:cs="Times New Roman"/>
                  <w:b/>
                  <w:bCs/>
                  <w:color w:val="000000"/>
                  <w:sz w:val="22"/>
                  <w:lang w:eastAsia="en-GB"/>
                  <w:rPrChange w:id="244" w:author="Emanuele Massaro [2]" w:date="2025-11-10T13:23:00Z">
                    <w:rPr>
                      <w:rFonts w:ascii="Calibri" w:eastAsia="Times New Roman" w:hAnsi="Calibri" w:cs="Calibri"/>
                      <w:b/>
                      <w:bCs/>
                      <w:color w:val="000000"/>
                      <w:sz w:val="22"/>
                      <w:lang w:eastAsia="en-GB"/>
                    </w:rPr>
                  </w:rPrChange>
                </w:rPr>
                <w:t>Median</w:t>
              </w:r>
            </w:ins>
          </w:p>
        </w:tc>
        <w:tc>
          <w:tcPr>
            <w:tcW w:w="993" w:type="dxa"/>
            <w:noWrap/>
            <w:hideMark/>
            <w:tcPrChange w:id="245" w:author="Emanuele Massaro [2]" w:date="2025-11-10T13:19:00Z">
              <w:tcPr>
                <w:tcW w:w="1002" w:type="dxa"/>
                <w:noWrap/>
                <w:hideMark/>
              </w:tcPr>
            </w:tcPrChange>
          </w:tcPr>
          <w:p w14:paraId="1884CDC9" w14:textId="77777777" w:rsidR="002733A1" w:rsidRPr="002733A1" w:rsidRDefault="002733A1" w:rsidP="002733A1">
            <w:pPr>
              <w:spacing w:after="0" w:line="240" w:lineRule="auto"/>
              <w:jc w:val="center"/>
              <w:rPr>
                <w:ins w:id="246" w:author="Emanuele Massaro [2]" w:date="2025-11-10T13:16:00Z"/>
                <w:rFonts w:eastAsia="Times New Roman" w:cs="Times New Roman"/>
                <w:b/>
                <w:bCs/>
                <w:color w:val="000000"/>
                <w:sz w:val="22"/>
                <w:lang w:eastAsia="en-GB"/>
                <w:rPrChange w:id="247" w:author="Emanuele Massaro [2]" w:date="2025-11-10T13:23:00Z">
                  <w:rPr>
                    <w:ins w:id="248" w:author="Emanuele Massaro [2]" w:date="2025-11-10T13:16:00Z"/>
                    <w:rFonts w:ascii="Calibri" w:eastAsia="Times New Roman" w:hAnsi="Calibri" w:cs="Calibri"/>
                    <w:b/>
                    <w:bCs/>
                    <w:color w:val="000000"/>
                    <w:sz w:val="22"/>
                    <w:lang w:eastAsia="en-GB"/>
                  </w:rPr>
                </w:rPrChange>
              </w:rPr>
            </w:pPr>
            <w:ins w:id="249" w:author="Emanuele Massaro [2]" w:date="2025-11-10T13:15:00Z">
              <w:r w:rsidRPr="002733A1">
                <w:rPr>
                  <w:rFonts w:eastAsia="Times New Roman" w:cs="Times New Roman"/>
                  <w:b/>
                  <w:bCs/>
                  <w:color w:val="000000"/>
                  <w:sz w:val="22"/>
                  <w:lang w:eastAsia="en-GB"/>
                  <w:rPrChange w:id="250" w:author="Emanuele Massaro [2]" w:date="2025-11-10T13:23:00Z">
                    <w:rPr>
                      <w:rFonts w:ascii="Calibri" w:eastAsia="Times New Roman" w:hAnsi="Calibri" w:cs="Calibri"/>
                      <w:b/>
                      <w:bCs/>
                      <w:color w:val="000000"/>
                      <w:sz w:val="22"/>
                      <w:lang w:eastAsia="en-GB"/>
                    </w:rPr>
                  </w:rPrChange>
                </w:rPr>
                <w:t xml:space="preserve">GWR </w:t>
              </w:r>
            </w:ins>
          </w:p>
          <w:p w14:paraId="0785A803" w14:textId="402CFA22" w:rsidR="002733A1" w:rsidRPr="002733A1" w:rsidRDefault="002733A1" w:rsidP="002733A1">
            <w:pPr>
              <w:spacing w:after="0" w:line="240" w:lineRule="auto"/>
              <w:jc w:val="center"/>
              <w:rPr>
                <w:ins w:id="251" w:author="Emanuele Massaro [2]" w:date="2025-11-10T13:15:00Z"/>
                <w:rFonts w:eastAsia="Times New Roman" w:cs="Times New Roman"/>
                <w:b/>
                <w:bCs/>
                <w:color w:val="000000"/>
                <w:sz w:val="22"/>
                <w:lang w:eastAsia="en-GB"/>
                <w:rPrChange w:id="252" w:author="Emanuele Massaro [2]" w:date="2025-11-10T13:23:00Z">
                  <w:rPr>
                    <w:ins w:id="253" w:author="Emanuele Massaro [2]" w:date="2025-11-10T13:15:00Z"/>
                    <w:rFonts w:ascii="Calibri" w:eastAsia="Times New Roman" w:hAnsi="Calibri" w:cs="Calibri"/>
                    <w:b/>
                    <w:bCs/>
                    <w:color w:val="000000"/>
                    <w:sz w:val="22"/>
                    <w:lang w:eastAsia="en-GB"/>
                  </w:rPr>
                </w:rPrChange>
              </w:rPr>
            </w:pPr>
            <w:ins w:id="254" w:author="Emanuele Massaro [2]" w:date="2025-11-10T13:15:00Z">
              <w:r w:rsidRPr="002733A1">
                <w:rPr>
                  <w:rFonts w:eastAsia="Times New Roman" w:cs="Times New Roman"/>
                  <w:b/>
                  <w:bCs/>
                  <w:color w:val="000000"/>
                  <w:sz w:val="22"/>
                  <w:lang w:eastAsia="en-GB"/>
                  <w:rPrChange w:id="255" w:author="Emanuele Massaro [2]" w:date="2025-11-10T13:23:00Z">
                    <w:rPr>
                      <w:rFonts w:ascii="Calibri" w:eastAsia="Times New Roman" w:hAnsi="Calibri" w:cs="Calibri"/>
                      <w:b/>
                      <w:bCs/>
                      <w:color w:val="000000"/>
                      <w:sz w:val="22"/>
                      <w:lang w:eastAsia="en-GB"/>
                    </w:rPr>
                  </w:rPrChange>
                </w:rPr>
                <w:t>Max</w:t>
              </w:r>
            </w:ins>
          </w:p>
        </w:tc>
      </w:tr>
      <w:tr w:rsidR="00C906AE" w:rsidRPr="002733A1" w14:paraId="374F225B" w14:textId="77777777" w:rsidTr="00C906AE">
        <w:trPr>
          <w:trHeight w:val="285"/>
          <w:ins w:id="256" w:author="Emanuele Massaro [2]" w:date="2025-11-10T13:15:00Z"/>
          <w:trPrChange w:id="257" w:author="Emanuele Massaro [2]" w:date="2025-11-10T14:48:00Z">
            <w:trPr>
              <w:gridBefore w:val="2"/>
              <w:trHeight w:val="285"/>
            </w:trPr>
          </w:trPrChange>
        </w:trPr>
        <w:tc>
          <w:tcPr>
            <w:tcW w:w="2083" w:type="dxa"/>
            <w:noWrap/>
            <w:hideMark/>
            <w:tcPrChange w:id="258" w:author="Emanuele Massaro [2]" w:date="2025-11-10T14:48:00Z">
              <w:tcPr>
                <w:tcW w:w="1879" w:type="dxa"/>
                <w:noWrap/>
                <w:vAlign w:val="bottom"/>
                <w:hideMark/>
              </w:tcPr>
            </w:tcPrChange>
          </w:tcPr>
          <w:p w14:paraId="4FCE1F1D" w14:textId="56920453" w:rsidR="00C906AE" w:rsidRPr="002733A1" w:rsidRDefault="00C906AE" w:rsidP="00C906AE">
            <w:pPr>
              <w:spacing w:after="0" w:line="240" w:lineRule="auto"/>
              <w:rPr>
                <w:ins w:id="259" w:author="Emanuele Massaro [2]" w:date="2025-11-10T13:15:00Z"/>
                <w:rFonts w:eastAsia="Times New Roman" w:cs="Times New Roman"/>
                <w:color w:val="000000"/>
                <w:sz w:val="22"/>
                <w:lang w:eastAsia="en-GB"/>
                <w:rPrChange w:id="260" w:author="Emanuele Massaro [2]" w:date="2025-11-10T13:23:00Z">
                  <w:rPr>
                    <w:ins w:id="261" w:author="Emanuele Massaro [2]" w:date="2025-11-10T13:15:00Z"/>
                    <w:rFonts w:ascii="Calibri" w:eastAsia="Times New Roman" w:hAnsi="Calibri" w:cs="Calibri"/>
                    <w:color w:val="000000"/>
                    <w:sz w:val="22"/>
                    <w:lang w:eastAsia="en-GB"/>
                  </w:rPr>
                </w:rPrChange>
              </w:rPr>
            </w:pPr>
            <w:ins w:id="262" w:author="Emanuele Massaro [2]" w:date="2025-11-10T14:48:00Z">
              <w:r w:rsidRPr="0017206A">
                <w:t>(Intercept)</w:t>
              </w:r>
            </w:ins>
          </w:p>
        </w:tc>
        <w:tc>
          <w:tcPr>
            <w:tcW w:w="1048" w:type="dxa"/>
            <w:gridSpan w:val="2"/>
            <w:noWrap/>
            <w:hideMark/>
            <w:tcPrChange w:id="263" w:author="Emanuele Massaro [2]" w:date="2025-11-10T14:48:00Z">
              <w:tcPr>
                <w:tcW w:w="1016" w:type="dxa"/>
                <w:gridSpan w:val="3"/>
                <w:noWrap/>
                <w:vAlign w:val="bottom"/>
                <w:hideMark/>
              </w:tcPr>
            </w:tcPrChange>
          </w:tcPr>
          <w:p w14:paraId="318C80FD" w14:textId="785E0D96" w:rsidR="00C906AE" w:rsidRPr="002733A1" w:rsidRDefault="00C906AE" w:rsidP="00C906AE">
            <w:pPr>
              <w:spacing w:after="0" w:line="240" w:lineRule="auto"/>
              <w:jc w:val="right"/>
              <w:rPr>
                <w:ins w:id="264" w:author="Emanuele Massaro [2]" w:date="2025-11-10T13:15:00Z"/>
                <w:rFonts w:eastAsia="Times New Roman" w:cs="Times New Roman"/>
                <w:color w:val="000000"/>
                <w:sz w:val="22"/>
                <w:lang w:eastAsia="en-GB"/>
                <w:rPrChange w:id="265" w:author="Emanuele Massaro [2]" w:date="2025-11-10T13:23:00Z">
                  <w:rPr>
                    <w:ins w:id="266" w:author="Emanuele Massaro [2]" w:date="2025-11-10T13:15:00Z"/>
                    <w:rFonts w:ascii="Calibri" w:eastAsia="Times New Roman" w:hAnsi="Calibri" w:cs="Calibri"/>
                    <w:color w:val="000000"/>
                    <w:sz w:val="22"/>
                    <w:lang w:eastAsia="en-GB"/>
                  </w:rPr>
                </w:rPrChange>
              </w:rPr>
            </w:pPr>
            <w:ins w:id="267" w:author="Emanuele Massaro [2]" w:date="2025-11-10T14:48:00Z">
              <w:r w:rsidRPr="0017206A">
                <w:t>0</w:t>
              </w:r>
            </w:ins>
          </w:p>
        </w:tc>
        <w:tc>
          <w:tcPr>
            <w:tcW w:w="786" w:type="dxa"/>
            <w:noWrap/>
            <w:hideMark/>
            <w:tcPrChange w:id="268" w:author="Emanuele Massaro [2]" w:date="2025-11-10T14:48:00Z">
              <w:tcPr>
                <w:tcW w:w="786" w:type="dxa"/>
                <w:noWrap/>
                <w:vAlign w:val="bottom"/>
                <w:hideMark/>
              </w:tcPr>
            </w:tcPrChange>
          </w:tcPr>
          <w:p w14:paraId="763D4180" w14:textId="5D507F96" w:rsidR="00C906AE" w:rsidRPr="002733A1" w:rsidRDefault="00C906AE" w:rsidP="00C906AE">
            <w:pPr>
              <w:spacing w:after="0" w:line="240" w:lineRule="auto"/>
              <w:jc w:val="right"/>
              <w:rPr>
                <w:ins w:id="269" w:author="Emanuele Massaro [2]" w:date="2025-11-10T13:15:00Z"/>
                <w:rFonts w:eastAsia="Times New Roman" w:cs="Times New Roman"/>
                <w:color w:val="000000"/>
                <w:sz w:val="22"/>
                <w:lang w:eastAsia="en-GB"/>
                <w:rPrChange w:id="270" w:author="Emanuele Massaro [2]" w:date="2025-11-10T13:23:00Z">
                  <w:rPr>
                    <w:ins w:id="271" w:author="Emanuele Massaro [2]" w:date="2025-11-10T13:15:00Z"/>
                    <w:rFonts w:ascii="Calibri" w:eastAsia="Times New Roman" w:hAnsi="Calibri" w:cs="Calibri"/>
                    <w:color w:val="000000"/>
                    <w:sz w:val="22"/>
                    <w:lang w:eastAsia="en-GB"/>
                  </w:rPr>
                </w:rPrChange>
              </w:rPr>
            </w:pPr>
            <w:ins w:id="272" w:author="Emanuele Massaro [2]" w:date="2025-11-10T14:48:00Z">
              <w:r w:rsidRPr="0017206A">
                <w:t>0.021</w:t>
              </w:r>
            </w:ins>
          </w:p>
        </w:tc>
        <w:tc>
          <w:tcPr>
            <w:tcW w:w="992" w:type="dxa"/>
            <w:gridSpan w:val="2"/>
            <w:noWrap/>
            <w:hideMark/>
            <w:tcPrChange w:id="273" w:author="Emanuele Massaro [2]" w:date="2025-11-10T14:48:00Z">
              <w:tcPr>
                <w:tcW w:w="992" w:type="dxa"/>
                <w:gridSpan w:val="3"/>
                <w:noWrap/>
                <w:vAlign w:val="bottom"/>
                <w:hideMark/>
              </w:tcPr>
            </w:tcPrChange>
          </w:tcPr>
          <w:p w14:paraId="2706B24E" w14:textId="2CEFB4EB" w:rsidR="00C906AE" w:rsidRPr="002733A1" w:rsidRDefault="00C906AE" w:rsidP="00C906AE">
            <w:pPr>
              <w:spacing w:after="0" w:line="240" w:lineRule="auto"/>
              <w:jc w:val="right"/>
              <w:rPr>
                <w:ins w:id="274" w:author="Emanuele Massaro [2]" w:date="2025-11-10T13:15:00Z"/>
                <w:rFonts w:eastAsia="Times New Roman" w:cs="Times New Roman"/>
                <w:color w:val="000000"/>
                <w:sz w:val="22"/>
                <w:lang w:eastAsia="en-GB"/>
                <w:rPrChange w:id="275" w:author="Emanuele Massaro [2]" w:date="2025-11-10T13:23:00Z">
                  <w:rPr>
                    <w:ins w:id="276" w:author="Emanuele Massaro [2]" w:date="2025-11-10T13:15:00Z"/>
                    <w:rFonts w:ascii="Calibri" w:eastAsia="Times New Roman" w:hAnsi="Calibri" w:cs="Calibri"/>
                    <w:color w:val="000000"/>
                    <w:sz w:val="22"/>
                    <w:lang w:eastAsia="en-GB"/>
                  </w:rPr>
                </w:rPrChange>
              </w:rPr>
            </w:pPr>
            <w:ins w:id="277" w:author="Emanuele Massaro [2]" w:date="2025-11-10T14:48:00Z">
              <w:r w:rsidRPr="0017206A">
                <w:t>1</w:t>
              </w:r>
            </w:ins>
          </w:p>
        </w:tc>
        <w:tc>
          <w:tcPr>
            <w:tcW w:w="992" w:type="dxa"/>
            <w:noWrap/>
            <w:hideMark/>
            <w:tcPrChange w:id="278" w:author="Emanuele Massaro [2]" w:date="2025-11-10T14:48:00Z">
              <w:tcPr>
                <w:tcW w:w="992" w:type="dxa"/>
                <w:gridSpan w:val="2"/>
                <w:noWrap/>
                <w:vAlign w:val="bottom"/>
                <w:hideMark/>
              </w:tcPr>
            </w:tcPrChange>
          </w:tcPr>
          <w:p w14:paraId="46F315E7" w14:textId="25F65AA9" w:rsidR="00C906AE" w:rsidRPr="002733A1" w:rsidRDefault="00C906AE" w:rsidP="00C906AE">
            <w:pPr>
              <w:spacing w:after="0" w:line="240" w:lineRule="auto"/>
              <w:jc w:val="right"/>
              <w:rPr>
                <w:ins w:id="279" w:author="Emanuele Massaro [2]" w:date="2025-11-10T13:15:00Z"/>
                <w:rFonts w:eastAsia="Times New Roman" w:cs="Times New Roman"/>
                <w:color w:val="000000"/>
                <w:sz w:val="22"/>
                <w:lang w:eastAsia="en-GB"/>
                <w:rPrChange w:id="280" w:author="Emanuele Massaro [2]" w:date="2025-11-10T13:23:00Z">
                  <w:rPr>
                    <w:ins w:id="281" w:author="Emanuele Massaro [2]" w:date="2025-11-10T13:15:00Z"/>
                    <w:rFonts w:ascii="Calibri" w:eastAsia="Times New Roman" w:hAnsi="Calibri" w:cs="Calibri"/>
                    <w:color w:val="000000"/>
                    <w:sz w:val="22"/>
                    <w:lang w:eastAsia="en-GB"/>
                  </w:rPr>
                </w:rPrChange>
              </w:rPr>
            </w:pPr>
            <w:ins w:id="282" w:author="Emanuele Massaro [2]" w:date="2025-11-10T14:48:00Z">
              <w:r w:rsidRPr="0017206A">
                <w:t>-0.095</w:t>
              </w:r>
            </w:ins>
          </w:p>
        </w:tc>
        <w:tc>
          <w:tcPr>
            <w:tcW w:w="901" w:type="dxa"/>
            <w:gridSpan w:val="2"/>
            <w:noWrap/>
            <w:hideMark/>
            <w:tcPrChange w:id="283" w:author="Emanuele Massaro [2]" w:date="2025-11-10T14:48:00Z">
              <w:tcPr>
                <w:tcW w:w="901" w:type="dxa"/>
                <w:gridSpan w:val="2"/>
                <w:noWrap/>
                <w:vAlign w:val="bottom"/>
                <w:hideMark/>
              </w:tcPr>
            </w:tcPrChange>
          </w:tcPr>
          <w:p w14:paraId="769C2844" w14:textId="72B2A0D2" w:rsidR="00C906AE" w:rsidRPr="002733A1" w:rsidRDefault="00C906AE" w:rsidP="00C906AE">
            <w:pPr>
              <w:spacing w:after="0" w:line="240" w:lineRule="auto"/>
              <w:jc w:val="right"/>
              <w:rPr>
                <w:ins w:id="284" w:author="Emanuele Massaro [2]" w:date="2025-11-10T13:15:00Z"/>
                <w:rFonts w:eastAsia="Times New Roman" w:cs="Times New Roman"/>
                <w:color w:val="000000"/>
                <w:sz w:val="22"/>
                <w:lang w:eastAsia="en-GB"/>
                <w:rPrChange w:id="285" w:author="Emanuele Massaro [2]" w:date="2025-11-10T13:23:00Z">
                  <w:rPr>
                    <w:ins w:id="286" w:author="Emanuele Massaro [2]" w:date="2025-11-10T13:15:00Z"/>
                    <w:rFonts w:ascii="Calibri" w:eastAsia="Times New Roman" w:hAnsi="Calibri" w:cs="Calibri"/>
                    <w:color w:val="000000"/>
                    <w:sz w:val="22"/>
                    <w:lang w:eastAsia="en-GB"/>
                  </w:rPr>
                </w:rPrChange>
              </w:rPr>
            </w:pPr>
            <w:ins w:id="287" w:author="Emanuele Massaro [2]" w:date="2025-11-10T14:48:00Z">
              <w:r w:rsidRPr="0017206A">
                <w:t>0.074</w:t>
              </w:r>
            </w:ins>
          </w:p>
        </w:tc>
        <w:tc>
          <w:tcPr>
            <w:tcW w:w="942" w:type="dxa"/>
            <w:noWrap/>
            <w:hideMark/>
            <w:tcPrChange w:id="288" w:author="Emanuele Massaro [2]" w:date="2025-11-10T14:48:00Z">
              <w:tcPr>
                <w:tcW w:w="1148" w:type="dxa"/>
                <w:gridSpan w:val="2"/>
                <w:noWrap/>
                <w:vAlign w:val="bottom"/>
                <w:hideMark/>
              </w:tcPr>
            </w:tcPrChange>
          </w:tcPr>
          <w:p w14:paraId="5FC1A160" w14:textId="60EA3D5E" w:rsidR="00C906AE" w:rsidRPr="002733A1" w:rsidRDefault="00C906AE" w:rsidP="00C906AE">
            <w:pPr>
              <w:spacing w:after="0" w:line="240" w:lineRule="auto"/>
              <w:jc w:val="right"/>
              <w:rPr>
                <w:ins w:id="289" w:author="Emanuele Massaro [2]" w:date="2025-11-10T13:15:00Z"/>
                <w:rFonts w:eastAsia="Times New Roman" w:cs="Times New Roman"/>
                <w:color w:val="000000"/>
                <w:sz w:val="22"/>
                <w:lang w:eastAsia="en-GB"/>
                <w:rPrChange w:id="290" w:author="Emanuele Massaro [2]" w:date="2025-11-10T13:23:00Z">
                  <w:rPr>
                    <w:ins w:id="291" w:author="Emanuele Massaro [2]" w:date="2025-11-10T13:15:00Z"/>
                    <w:rFonts w:ascii="Calibri" w:eastAsia="Times New Roman" w:hAnsi="Calibri" w:cs="Calibri"/>
                    <w:color w:val="000000"/>
                    <w:sz w:val="22"/>
                    <w:lang w:eastAsia="en-GB"/>
                  </w:rPr>
                </w:rPrChange>
              </w:rPr>
            </w:pPr>
            <w:ins w:id="292" w:author="Emanuele Massaro [2]" w:date="2025-11-10T14:48:00Z">
              <w:r w:rsidRPr="0017206A">
                <w:t>-0.207</w:t>
              </w:r>
            </w:ins>
          </w:p>
        </w:tc>
        <w:tc>
          <w:tcPr>
            <w:tcW w:w="992" w:type="dxa"/>
            <w:noWrap/>
            <w:hideMark/>
            <w:tcPrChange w:id="293" w:author="Emanuele Massaro [2]" w:date="2025-11-10T14:48:00Z">
              <w:tcPr>
                <w:tcW w:w="992" w:type="dxa"/>
                <w:noWrap/>
                <w:vAlign w:val="bottom"/>
                <w:hideMark/>
              </w:tcPr>
            </w:tcPrChange>
          </w:tcPr>
          <w:p w14:paraId="2258D6A3" w14:textId="7D5FD3F7" w:rsidR="00C906AE" w:rsidRPr="002733A1" w:rsidRDefault="00C906AE" w:rsidP="00C906AE">
            <w:pPr>
              <w:spacing w:after="0" w:line="240" w:lineRule="auto"/>
              <w:jc w:val="right"/>
              <w:rPr>
                <w:ins w:id="294" w:author="Emanuele Massaro [2]" w:date="2025-11-10T13:15:00Z"/>
                <w:rFonts w:eastAsia="Times New Roman" w:cs="Times New Roman"/>
                <w:color w:val="000000"/>
                <w:sz w:val="22"/>
                <w:lang w:eastAsia="en-GB"/>
                <w:rPrChange w:id="295" w:author="Emanuele Massaro [2]" w:date="2025-11-10T13:23:00Z">
                  <w:rPr>
                    <w:ins w:id="296" w:author="Emanuele Massaro [2]" w:date="2025-11-10T13:15:00Z"/>
                    <w:rFonts w:ascii="Calibri" w:eastAsia="Times New Roman" w:hAnsi="Calibri" w:cs="Calibri"/>
                    <w:color w:val="000000"/>
                    <w:sz w:val="22"/>
                    <w:lang w:eastAsia="en-GB"/>
                  </w:rPr>
                </w:rPrChange>
              </w:rPr>
            </w:pPr>
            <w:ins w:id="297" w:author="Emanuele Massaro [2]" w:date="2025-11-10T14:48:00Z">
              <w:r w:rsidRPr="0017206A">
                <w:t>-0.108</w:t>
              </w:r>
            </w:ins>
          </w:p>
        </w:tc>
        <w:tc>
          <w:tcPr>
            <w:tcW w:w="993" w:type="dxa"/>
            <w:noWrap/>
            <w:hideMark/>
            <w:tcPrChange w:id="298" w:author="Emanuele Massaro [2]" w:date="2025-11-10T14:48:00Z">
              <w:tcPr>
                <w:tcW w:w="1002" w:type="dxa"/>
                <w:noWrap/>
                <w:vAlign w:val="bottom"/>
                <w:hideMark/>
              </w:tcPr>
            </w:tcPrChange>
          </w:tcPr>
          <w:p w14:paraId="452F013C" w14:textId="069A7016" w:rsidR="00C906AE" w:rsidRPr="002733A1" w:rsidRDefault="00C906AE" w:rsidP="00C906AE">
            <w:pPr>
              <w:spacing w:after="0" w:line="240" w:lineRule="auto"/>
              <w:jc w:val="right"/>
              <w:rPr>
                <w:ins w:id="299" w:author="Emanuele Massaro [2]" w:date="2025-11-10T13:15:00Z"/>
                <w:rFonts w:eastAsia="Times New Roman" w:cs="Times New Roman"/>
                <w:color w:val="000000"/>
                <w:sz w:val="22"/>
                <w:lang w:eastAsia="en-GB"/>
                <w:rPrChange w:id="300" w:author="Emanuele Massaro [2]" w:date="2025-11-10T13:23:00Z">
                  <w:rPr>
                    <w:ins w:id="301" w:author="Emanuele Massaro [2]" w:date="2025-11-10T13:15:00Z"/>
                    <w:rFonts w:ascii="Calibri" w:eastAsia="Times New Roman" w:hAnsi="Calibri" w:cs="Calibri"/>
                    <w:color w:val="000000"/>
                    <w:sz w:val="22"/>
                    <w:lang w:eastAsia="en-GB"/>
                  </w:rPr>
                </w:rPrChange>
              </w:rPr>
            </w:pPr>
            <w:ins w:id="302" w:author="Emanuele Massaro [2]" w:date="2025-11-10T14:48:00Z">
              <w:r w:rsidRPr="0017206A">
                <w:t>0.041</w:t>
              </w:r>
            </w:ins>
          </w:p>
        </w:tc>
      </w:tr>
      <w:tr w:rsidR="00C906AE" w:rsidRPr="002733A1" w14:paraId="6381A05D" w14:textId="77777777" w:rsidTr="00C906AE">
        <w:trPr>
          <w:trHeight w:val="285"/>
          <w:ins w:id="303" w:author="Emanuele Massaro [2]" w:date="2025-11-10T13:15:00Z"/>
          <w:trPrChange w:id="304" w:author="Emanuele Massaro [2]" w:date="2025-11-10T14:48:00Z">
            <w:trPr>
              <w:gridBefore w:val="2"/>
              <w:trHeight w:val="285"/>
            </w:trPr>
          </w:trPrChange>
        </w:trPr>
        <w:tc>
          <w:tcPr>
            <w:tcW w:w="2083" w:type="dxa"/>
            <w:noWrap/>
            <w:hideMark/>
            <w:tcPrChange w:id="305" w:author="Emanuele Massaro [2]" w:date="2025-11-10T14:48:00Z">
              <w:tcPr>
                <w:tcW w:w="1879" w:type="dxa"/>
                <w:noWrap/>
                <w:vAlign w:val="bottom"/>
                <w:hideMark/>
              </w:tcPr>
            </w:tcPrChange>
          </w:tcPr>
          <w:p w14:paraId="71E5C271" w14:textId="1549EE4B" w:rsidR="00C906AE" w:rsidRPr="002733A1" w:rsidRDefault="00C906AE" w:rsidP="00C906AE">
            <w:pPr>
              <w:spacing w:after="0" w:line="240" w:lineRule="auto"/>
              <w:rPr>
                <w:ins w:id="306" w:author="Emanuele Massaro [2]" w:date="2025-11-10T13:15:00Z"/>
                <w:rFonts w:eastAsia="Times New Roman" w:cs="Times New Roman"/>
                <w:color w:val="000000"/>
                <w:sz w:val="22"/>
                <w:lang w:eastAsia="en-GB"/>
                <w:rPrChange w:id="307" w:author="Emanuele Massaro [2]" w:date="2025-11-10T13:23:00Z">
                  <w:rPr>
                    <w:ins w:id="308" w:author="Emanuele Massaro [2]" w:date="2025-11-10T13:15:00Z"/>
                    <w:rFonts w:ascii="Calibri" w:eastAsia="Times New Roman" w:hAnsi="Calibri" w:cs="Calibri"/>
                    <w:color w:val="000000"/>
                    <w:sz w:val="22"/>
                    <w:lang w:eastAsia="en-GB"/>
                  </w:rPr>
                </w:rPrChange>
              </w:rPr>
            </w:pPr>
            <w:ins w:id="309" w:author="Emanuele Massaro [2]" w:date="2025-11-10T14:48:00Z">
              <w:r w:rsidRPr="0017206A">
                <w:t>Forest</w:t>
              </w:r>
            </w:ins>
          </w:p>
        </w:tc>
        <w:tc>
          <w:tcPr>
            <w:tcW w:w="1048" w:type="dxa"/>
            <w:gridSpan w:val="2"/>
            <w:noWrap/>
            <w:hideMark/>
            <w:tcPrChange w:id="310" w:author="Emanuele Massaro [2]" w:date="2025-11-10T14:48:00Z">
              <w:tcPr>
                <w:tcW w:w="1016" w:type="dxa"/>
                <w:gridSpan w:val="3"/>
                <w:noWrap/>
                <w:vAlign w:val="bottom"/>
                <w:hideMark/>
              </w:tcPr>
            </w:tcPrChange>
          </w:tcPr>
          <w:p w14:paraId="16614A89" w14:textId="5E92D4FF" w:rsidR="00C906AE" w:rsidRPr="002733A1" w:rsidRDefault="00C906AE" w:rsidP="00C906AE">
            <w:pPr>
              <w:spacing w:after="0" w:line="240" w:lineRule="auto"/>
              <w:jc w:val="right"/>
              <w:rPr>
                <w:ins w:id="311" w:author="Emanuele Massaro [2]" w:date="2025-11-10T13:15:00Z"/>
                <w:rFonts w:eastAsia="Times New Roman" w:cs="Times New Roman"/>
                <w:color w:val="000000"/>
                <w:sz w:val="22"/>
                <w:lang w:eastAsia="en-GB"/>
                <w:rPrChange w:id="312" w:author="Emanuele Massaro [2]" w:date="2025-11-10T13:23:00Z">
                  <w:rPr>
                    <w:ins w:id="313" w:author="Emanuele Massaro [2]" w:date="2025-11-10T13:15:00Z"/>
                    <w:rFonts w:ascii="Calibri" w:eastAsia="Times New Roman" w:hAnsi="Calibri" w:cs="Calibri"/>
                    <w:color w:val="000000"/>
                    <w:sz w:val="22"/>
                    <w:lang w:eastAsia="en-GB"/>
                  </w:rPr>
                </w:rPrChange>
              </w:rPr>
            </w:pPr>
            <w:ins w:id="314" w:author="Emanuele Massaro [2]" w:date="2025-11-10T14:48:00Z">
              <w:r w:rsidRPr="0017206A">
                <w:t>-0.068</w:t>
              </w:r>
            </w:ins>
          </w:p>
        </w:tc>
        <w:tc>
          <w:tcPr>
            <w:tcW w:w="786" w:type="dxa"/>
            <w:noWrap/>
            <w:hideMark/>
            <w:tcPrChange w:id="315" w:author="Emanuele Massaro [2]" w:date="2025-11-10T14:48:00Z">
              <w:tcPr>
                <w:tcW w:w="786" w:type="dxa"/>
                <w:noWrap/>
                <w:vAlign w:val="bottom"/>
                <w:hideMark/>
              </w:tcPr>
            </w:tcPrChange>
          </w:tcPr>
          <w:p w14:paraId="2D752963" w14:textId="693F2B4B" w:rsidR="00C906AE" w:rsidRPr="002733A1" w:rsidRDefault="00C906AE" w:rsidP="00C906AE">
            <w:pPr>
              <w:spacing w:after="0" w:line="240" w:lineRule="auto"/>
              <w:jc w:val="right"/>
              <w:rPr>
                <w:ins w:id="316" w:author="Emanuele Massaro [2]" w:date="2025-11-10T13:15:00Z"/>
                <w:rFonts w:eastAsia="Times New Roman" w:cs="Times New Roman"/>
                <w:color w:val="000000"/>
                <w:sz w:val="22"/>
                <w:lang w:eastAsia="en-GB"/>
                <w:rPrChange w:id="317" w:author="Emanuele Massaro [2]" w:date="2025-11-10T13:23:00Z">
                  <w:rPr>
                    <w:ins w:id="318" w:author="Emanuele Massaro [2]" w:date="2025-11-10T13:15:00Z"/>
                    <w:rFonts w:ascii="Calibri" w:eastAsia="Times New Roman" w:hAnsi="Calibri" w:cs="Calibri"/>
                    <w:color w:val="000000"/>
                    <w:sz w:val="22"/>
                    <w:lang w:eastAsia="en-GB"/>
                  </w:rPr>
                </w:rPrChange>
              </w:rPr>
            </w:pPr>
            <w:ins w:id="319" w:author="Emanuele Massaro [2]" w:date="2025-11-10T14:48:00Z">
              <w:r w:rsidRPr="0017206A">
                <w:t>0.03</w:t>
              </w:r>
            </w:ins>
          </w:p>
        </w:tc>
        <w:tc>
          <w:tcPr>
            <w:tcW w:w="992" w:type="dxa"/>
            <w:gridSpan w:val="2"/>
            <w:noWrap/>
            <w:hideMark/>
            <w:tcPrChange w:id="320" w:author="Emanuele Massaro [2]" w:date="2025-11-10T14:48:00Z">
              <w:tcPr>
                <w:tcW w:w="992" w:type="dxa"/>
                <w:gridSpan w:val="3"/>
                <w:noWrap/>
                <w:vAlign w:val="bottom"/>
                <w:hideMark/>
              </w:tcPr>
            </w:tcPrChange>
          </w:tcPr>
          <w:p w14:paraId="02C1769D" w14:textId="659FC177" w:rsidR="00C906AE" w:rsidRPr="002733A1" w:rsidRDefault="00C906AE" w:rsidP="00C906AE">
            <w:pPr>
              <w:spacing w:after="0" w:line="240" w:lineRule="auto"/>
              <w:jc w:val="right"/>
              <w:rPr>
                <w:ins w:id="321" w:author="Emanuele Massaro [2]" w:date="2025-11-10T13:15:00Z"/>
                <w:rFonts w:eastAsia="Times New Roman" w:cs="Times New Roman"/>
                <w:color w:val="000000"/>
                <w:sz w:val="22"/>
                <w:lang w:eastAsia="en-GB"/>
                <w:rPrChange w:id="322" w:author="Emanuele Massaro [2]" w:date="2025-11-10T13:23:00Z">
                  <w:rPr>
                    <w:ins w:id="323" w:author="Emanuele Massaro [2]" w:date="2025-11-10T13:15:00Z"/>
                    <w:rFonts w:ascii="Calibri" w:eastAsia="Times New Roman" w:hAnsi="Calibri" w:cs="Calibri"/>
                    <w:color w:val="000000"/>
                    <w:sz w:val="22"/>
                    <w:lang w:eastAsia="en-GB"/>
                  </w:rPr>
                </w:rPrChange>
              </w:rPr>
            </w:pPr>
            <w:ins w:id="324" w:author="Emanuele Massaro [2]" w:date="2025-11-10T14:48:00Z">
              <w:r w:rsidRPr="0017206A">
                <w:t>0.021</w:t>
              </w:r>
            </w:ins>
          </w:p>
        </w:tc>
        <w:tc>
          <w:tcPr>
            <w:tcW w:w="992" w:type="dxa"/>
            <w:noWrap/>
            <w:hideMark/>
            <w:tcPrChange w:id="325" w:author="Emanuele Massaro [2]" w:date="2025-11-10T14:48:00Z">
              <w:tcPr>
                <w:tcW w:w="992" w:type="dxa"/>
                <w:gridSpan w:val="2"/>
                <w:noWrap/>
                <w:vAlign w:val="bottom"/>
                <w:hideMark/>
              </w:tcPr>
            </w:tcPrChange>
          </w:tcPr>
          <w:p w14:paraId="52F008A0" w14:textId="41D4F546" w:rsidR="00C906AE" w:rsidRPr="002733A1" w:rsidRDefault="00C906AE" w:rsidP="00C906AE">
            <w:pPr>
              <w:spacing w:after="0" w:line="240" w:lineRule="auto"/>
              <w:jc w:val="right"/>
              <w:rPr>
                <w:ins w:id="326" w:author="Emanuele Massaro [2]" w:date="2025-11-10T13:15:00Z"/>
                <w:rFonts w:eastAsia="Times New Roman" w:cs="Times New Roman"/>
                <w:color w:val="000000"/>
                <w:sz w:val="22"/>
                <w:lang w:eastAsia="en-GB"/>
                <w:rPrChange w:id="327" w:author="Emanuele Massaro [2]" w:date="2025-11-10T13:23:00Z">
                  <w:rPr>
                    <w:ins w:id="328" w:author="Emanuele Massaro [2]" w:date="2025-11-10T13:15:00Z"/>
                    <w:rFonts w:ascii="Calibri" w:eastAsia="Times New Roman" w:hAnsi="Calibri" w:cs="Calibri"/>
                    <w:color w:val="000000"/>
                    <w:sz w:val="22"/>
                    <w:lang w:eastAsia="en-GB"/>
                  </w:rPr>
                </w:rPrChange>
              </w:rPr>
            </w:pPr>
            <w:ins w:id="329" w:author="Emanuele Massaro [2]" w:date="2025-11-10T14:48:00Z">
              <w:r w:rsidRPr="0017206A">
                <w:t>-0.034</w:t>
              </w:r>
            </w:ins>
          </w:p>
        </w:tc>
        <w:tc>
          <w:tcPr>
            <w:tcW w:w="901" w:type="dxa"/>
            <w:gridSpan w:val="2"/>
            <w:noWrap/>
            <w:hideMark/>
            <w:tcPrChange w:id="330" w:author="Emanuele Massaro [2]" w:date="2025-11-10T14:48:00Z">
              <w:tcPr>
                <w:tcW w:w="901" w:type="dxa"/>
                <w:gridSpan w:val="2"/>
                <w:noWrap/>
                <w:vAlign w:val="bottom"/>
                <w:hideMark/>
              </w:tcPr>
            </w:tcPrChange>
          </w:tcPr>
          <w:p w14:paraId="5D87C6AE" w14:textId="1F6E4B46" w:rsidR="00C906AE" w:rsidRPr="002733A1" w:rsidRDefault="00C906AE" w:rsidP="00C906AE">
            <w:pPr>
              <w:spacing w:after="0" w:line="240" w:lineRule="auto"/>
              <w:jc w:val="right"/>
              <w:rPr>
                <w:ins w:id="331" w:author="Emanuele Massaro [2]" w:date="2025-11-10T13:15:00Z"/>
                <w:rFonts w:eastAsia="Times New Roman" w:cs="Times New Roman"/>
                <w:color w:val="000000"/>
                <w:sz w:val="22"/>
                <w:lang w:eastAsia="en-GB"/>
                <w:rPrChange w:id="332" w:author="Emanuele Massaro [2]" w:date="2025-11-10T13:23:00Z">
                  <w:rPr>
                    <w:ins w:id="333" w:author="Emanuele Massaro [2]" w:date="2025-11-10T13:15:00Z"/>
                    <w:rFonts w:ascii="Calibri" w:eastAsia="Times New Roman" w:hAnsi="Calibri" w:cs="Calibri"/>
                    <w:color w:val="000000"/>
                    <w:sz w:val="22"/>
                    <w:lang w:eastAsia="en-GB"/>
                  </w:rPr>
                </w:rPrChange>
              </w:rPr>
            </w:pPr>
            <w:ins w:id="334" w:author="Emanuele Massaro [2]" w:date="2025-11-10T14:48:00Z">
              <w:r w:rsidRPr="0017206A">
                <w:t>0.035</w:t>
              </w:r>
            </w:ins>
          </w:p>
        </w:tc>
        <w:tc>
          <w:tcPr>
            <w:tcW w:w="942" w:type="dxa"/>
            <w:noWrap/>
            <w:hideMark/>
            <w:tcPrChange w:id="335" w:author="Emanuele Massaro [2]" w:date="2025-11-10T14:48:00Z">
              <w:tcPr>
                <w:tcW w:w="1148" w:type="dxa"/>
                <w:gridSpan w:val="2"/>
                <w:noWrap/>
                <w:vAlign w:val="bottom"/>
                <w:hideMark/>
              </w:tcPr>
            </w:tcPrChange>
          </w:tcPr>
          <w:p w14:paraId="3CDDE8EA" w14:textId="7499DE9B" w:rsidR="00C906AE" w:rsidRPr="002733A1" w:rsidRDefault="00C906AE" w:rsidP="00C906AE">
            <w:pPr>
              <w:spacing w:after="0" w:line="240" w:lineRule="auto"/>
              <w:jc w:val="right"/>
              <w:rPr>
                <w:ins w:id="336" w:author="Emanuele Massaro [2]" w:date="2025-11-10T13:15:00Z"/>
                <w:rFonts w:eastAsia="Times New Roman" w:cs="Times New Roman"/>
                <w:color w:val="000000"/>
                <w:sz w:val="22"/>
                <w:lang w:eastAsia="en-GB"/>
                <w:rPrChange w:id="337" w:author="Emanuele Massaro [2]" w:date="2025-11-10T13:23:00Z">
                  <w:rPr>
                    <w:ins w:id="338" w:author="Emanuele Massaro [2]" w:date="2025-11-10T13:15:00Z"/>
                    <w:rFonts w:ascii="Calibri" w:eastAsia="Times New Roman" w:hAnsi="Calibri" w:cs="Calibri"/>
                    <w:color w:val="000000"/>
                    <w:sz w:val="22"/>
                    <w:lang w:eastAsia="en-GB"/>
                  </w:rPr>
                </w:rPrChange>
              </w:rPr>
            </w:pPr>
            <w:ins w:id="339" w:author="Emanuele Massaro [2]" w:date="2025-11-10T14:48:00Z">
              <w:r w:rsidRPr="0017206A">
                <w:t>-0.121</w:t>
              </w:r>
            </w:ins>
          </w:p>
        </w:tc>
        <w:tc>
          <w:tcPr>
            <w:tcW w:w="992" w:type="dxa"/>
            <w:noWrap/>
            <w:hideMark/>
            <w:tcPrChange w:id="340" w:author="Emanuele Massaro [2]" w:date="2025-11-10T14:48:00Z">
              <w:tcPr>
                <w:tcW w:w="992" w:type="dxa"/>
                <w:noWrap/>
                <w:vAlign w:val="bottom"/>
                <w:hideMark/>
              </w:tcPr>
            </w:tcPrChange>
          </w:tcPr>
          <w:p w14:paraId="283D1B79" w14:textId="1C1FBB6E" w:rsidR="00C906AE" w:rsidRPr="002733A1" w:rsidRDefault="00C906AE" w:rsidP="00C906AE">
            <w:pPr>
              <w:spacing w:after="0" w:line="240" w:lineRule="auto"/>
              <w:jc w:val="right"/>
              <w:rPr>
                <w:ins w:id="341" w:author="Emanuele Massaro [2]" w:date="2025-11-10T13:15:00Z"/>
                <w:rFonts w:eastAsia="Times New Roman" w:cs="Times New Roman"/>
                <w:color w:val="000000"/>
                <w:sz w:val="22"/>
                <w:lang w:eastAsia="en-GB"/>
                <w:rPrChange w:id="342" w:author="Emanuele Massaro [2]" w:date="2025-11-10T13:23:00Z">
                  <w:rPr>
                    <w:ins w:id="343" w:author="Emanuele Massaro [2]" w:date="2025-11-10T13:15:00Z"/>
                    <w:rFonts w:ascii="Calibri" w:eastAsia="Times New Roman" w:hAnsi="Calibri" w:cs="Calibri"/>
                    <w:color w:val="000000"/>
                    <w:sz w:val="22"/>
                    <w:lang w:eastAsia="en-GB"/>
                  </w:rPr>
                </w:rPrChange>
              </w:rPr>
            </w:pPr>
            <w:ins w:id="344" w:author="Emanuele Massaro [2]" w:date="2025-11-10T14:48:00Z">
              <w:r w:rsidRPr="0017206A">
                <w:t>-0.031</w:t>
              </w:r>
            </w:ins>
          </w:p>
        </w:tc>
        <w:tc>
          <w:tcPr>
            <w:tcW w:w="993" w:type="dxa"/>
            <w:noWrap/>
            <w:hideMark/>
            <w:tcPrChange w:id="345" w:author="Emanuele Massaro [2]" w:date="2025-11-10T14:48:00Z">
              <w:tcPr>
                <w:tcW w:w="1002" w:type="dxa"/>
                <w:noWrap/>
                <w:vAlign w:val="bottom"/>
                <w:hideMark/>
              </w:tcPr>
            </w:tcPrChange>
          </w:tcPr>
          <w:p w14:paraId="4B53A8DA" w14:textId="535F4131" w:rsidR="00C906AE" w:rsidRPr="002733A1" w:rsidRDefault="00C906AE" w:rsidP="00C906AE">
            <w:pPr>
              <w:spacing w:after="0" w:line="240" w:lineRule="auto"/>
              <w:jc w:val="right"/>
              <w:rPr>
                <w:ins w:id="346" w:author="Emanuele Massaro [2]" w:date="2025-11-10T13:15:00Z"/>
                <w:rFonts w:eastAsia="Times New Roman" w:cs="Times New Roman"/>
                <w:color w:val="000000"/>
                <w:sz w:val="22"/>
                <w:lang w:eastAsia="en-GB"/>
                <w:rPrChange w:id="347" w:author="Emanuele Massaro [2]" w:date="2025-11-10T13:23:00Z">
                  <w:rPr>
                    <w:ins w:id="348" w:author="Emanuele Massaro [2]" w:date="2025-11-10T13:15:00Z"/>
                    <w:rFonts w:ascii="Calibri" w:eastAsia="Times New Roman" w:hAnsi="Calibri" w:cs="Calibri"/>
                    <w:color w:val="000000"/>
                    <w:sz w:val="22"/>
                    <w:lang w:eastAsia="en-GB"/>
                  </w:rPr>
                </w:rPrChange>
              </w:rPr>
            </w:pPr>
            <w:ins w:id="349" w:author="Emanuele Massaro [2]" w:date="2025-11-10T14:48:00Z">
              <w:r w:rsidRPr="0017206A">
                <w:t>0.028</w:t>
              </w:r>
            </w:ins>
          </w:p>
        </w:tc>
      </w:tr>
      <w:tr w:rsidR="00C906AE" w:rsidRPr="002733A1" w14:paraId="2F9994DA" w14:textId="77777777" w:rsidTr="00C906AE">
        <w:trPr>
          <w:trHeight w:val="285"/>
          <w:ins w:id="350" w:author="Emanuele Massaro [2]" w:date="2025-11-10T13:15:00Z"/>
          <w:trPrChange w:id="351" w:author="Emanuele Massaro [2]" w:date="2025-11-10T14:48:00Z">
            <w:trPr>
              <w:gridBefore w:val="2"/>
              <w:trHeight w:val="285"/>
            </w:trPr>
          </w:trPrChange>
        </w:trPr>
        <w:tc>
          <w:tcPr>
            <w:tcW w:w="2083" w:type="dxa"/>
            <w:noWrap/>
            <w:hideMark/>
            <w:tcPrChange w:id="352" w:author="Emanuele Massaro [2]" w:date="2025-11-10T14:48:00Z">
              <w:tcPr>
                <w:tcW w:w="1879" w:type="dxa"/>
                <w:noWrap/>
                <w:vAlign w:val="bottom"/>
                <w:hideMark/>
              </w:tcPr>
            </w:tcPrChange>
          </w:tcPr>
          <w:p w14:paraId="7EF20292" w14:textId="391AD4A8" w:rsidR="00C906AE" w:rsidRPr="002733A1" w:rsidRDefault="00C906AE" w:rsidP="00C906AE">
            <w:pPr>
              <w:spacing w:after="0" w:line="240" w:lineRule="auto"/>
              <w:rPr>
                <w:ins w:id="353" w:author="Emanuele Massaro [2]" w:date="2025-11-10T13:15:00Z"/>
                <w:rFonts w:eastAsia="Times New Roman" w:cs="Times New Roman"/>
                <w:color w:val="000000"/>
                <w:sz w:val="22"/>
                <w:lang w:eastAsia="en-GB"/>
                <w:rPrChange w:id="354" w:author="Emanuele Massaro [2]" w:date="2025-11-10T13:23:00Z">
                  <w:rPr>
                    <w:ins w:id="355" w:author="Emanuele Massaro [2]" w:date="2025-11-10T13:15:00Z"/>
                    <w:rFonts w:ascii="Calibri" w:eastAsia="Times New Roman" w:hAnsi="Calibri" w:cs="Calibri"/>
                    <w:color w:val="000000"/>
                    <w:sz w:val="22"/>
                    <w:lang w:eastAsia="en-GB"/>
                  </w:rPr>
                </w:rPrChange>
              </w:rPr>
            </w:pPr>
            <w:ins w:id="356" w:author="Emanuele Massaro [2]" w:date="2025-11-10T14:48:00Z">
              <w:r w:rsidRPr="0017206A">
                <w:t>Shrub</w:t>
              </w:r>
            </w:ins>
          </w:p>
        </w:tc>
        <w:tc>
          <w:tcPr>
            <w:tcW w:w="1048" w:type="dxa"/>
            <w:gridSpan w:val="2"/>
            <w:noWrap/>
            <w:hideMark/>
            <w:tcPrChange w:id="357" w:author="Emanuele Massaro [2]" w:date="2025-11-10T14:48:00Z">
              <w:tcPr>
                <w:tcW w:w="1016" w:type="dxa"/>
                <w:gridSpan w:val="3"/>
                <w:noWrap/>
                <w:vAlign w:val="bottom"/>
                <w:hideMark/>
              </w:tcPr>
            </w:tcPrChange>
          </w:tcPr>
          <w:p w14:paraId="2559A5BC" w14:textId="6AA55F24" w:rsidR="00C906AE" w:rsidRPr="002733A1" w:rsidRDefault="00C906AE" w:rsidP="00C906AE">
            <w:pPr>
              <w:spacing w:after="0" w:line="240" w:lineRule="auto"/>
              <w:jc w:val="right"/>
              <w:rPr>
                <w:ins w:id="358" w:author="Emanuele Massaro [2]" w:date="2025-11-10T13:15:00Z"/>
                <w:rFonts w:eastAsia="Times New Roman" w:cs="Times New Roman"/>
                <w:color w:val="000000"/>
                <w:sz w:val="22"/>
                <w:lang w:eastAsia="en-GB"/>
                <w:rPrChange w:id="359" w:author="Emanuele Massaro [2]" w:date="2025-11-10T13:23:00Z">
                  <w:rPr>
                    <w:ins w:id="360" w:author="Emanuele Massaro [2]" w:date="2025-11-10T13:15:00Z"/>
                    <w:rFonts w:ascii="Calibri" w:eastAsia="Times New Roman" w:hAnsi="Calibri" w:cs="Calibri"/>
                    <w:color w:val="000000"/>
                    <w:sz w:val="22"/>
                    <w:lang w:eastAsia="en-GB"/>
                  </w:rPr>
                </w:rPrChange>
              </w:rPr>
            </w:pPr>
            <w:ins w:id="361" w:author="Emanuele Massaro [2]" w:date="2025-11-10T14:48:00Z">
              <w:r w:rsidRPr="0017206A">
                <w:t>0.196</w:t>
              </w:r>
            </w:ins>
          </w:p>
        </w:tc>
        <w:tc>
          <w:tcPr>
            <w:tcW w:w="786" w:type="dxa"/>
            <w:noWrap/>
            <w:hideMark/>
            <w:tcPrChange w:id="362" w:author="Emanuele Massaro [2]" w:date="2025-11-10T14:48:00Z">
              <w:tcPr>
                <w:tcW w:w="786" w:type="dxa"/>
                <w:noWrap/>
                <w:vAlign w:val="bottom"/>
                <w:hideMark/>
              </w:tcPr>
            </w:tcPrChange>
          </w:tcPr>
          <w:p w14:paraId="7B37D929" w14:textId="5F77070F" w:rsidR="00C906AE" w:rsidRPr="002733A1" w:rsidRDefault="00C906AE" w:rsidP="00C906AE">
            <w:pPr>
              <w:spacing w:after="0" w:line="240" w:lineRule="auto"/>
              <w:jc w:val="right"/>
              <w:rPr>
                <w:ins w:id="363" w:author="Emanuele Massaro [2]" w:date="2025-11-10T13:15:00Z"/>
                <w:rFonts w:eastAsia="Times New Roman" w:cs="Times New Roman"/>
                <w:color w:val="000000"/>
                <w:sz w:val="22"/>
                <w:lang w:eastAsia="en-GB"/>
                <w:rPrChange w:id="364" w:author="Emanuele Massaro [2]" w:date="2025-11-10T13:23:00Z">
                  <w:rPr>
                    <w:ins w:id="365" w:author="Emanuele Massaro [2]" w:date="2025-11-10T13:15:00Z"/>
                    <w:rFonts w:ascii="Calibri" w:eastAsia="Times New Roman" w:hAnsi="Calibri" w:cs="Calibri"/>
                    <w:color w:val="000000"/>
                    <w:sz w:val="22"/>
                    <w:lang w:eastAsia="en-GB"/>
                  </w:rPr>
                </w:rPrChange>
              </w:rPr>
            </w:pPr>
            <w:ins w:id="366" w:author="Emanuele Massaro [2]" w:date="2025-11-10T14:48:00Z">
              <w:r w:rsidRPr="0017206A">
                <w:t>0.025</w:t>
              </w:r>
            </w:ins>
          </w:p>
        </w:tc>
        <w:tc>
          <w:tcPr>
            <w:tcW w:w="992" w:type="dxa"/>
            <w:gridSpan w:val="2"/>
            <w:noWrap/>
            <w:hideMark/>
            <w:tcPrChange w:id="367" w:author="Emanuele Massaro [2]" w:date="2025-11-10T14:48:00Z">
              <w:tcPr>
                <w:tcW w:w="992" w:type="dxa"/>
                <w:gridSpan w:val="3"/>
                <w:noWrap/>
                <w:vAlign w:val="bottom"/>
                <w:hideMark/>
              </w:tcPr>
            </w:tcPrChange>
          </w:tcPr>
          <w:p w14:paraId="2892FF1E" w14:textId="3EC92FF0" w:rsidR="00C906AE" w:rsidRPr="002733A1" w:rsidRDefault="00C906AE" w:rsidP="00C906AE">
            <w:pPr>
              <w:spacing w:after="0" w:line="240" w:lineRule="auto"/>
              <w:jc w:val="right"/>
              <w:rPr>
                <w:ins w:id="368" w:author="Emanuele Massaro [2]" w:date="2025-11-10T13:15:00Z"/>
                <w:rFonts w:eastAsia="Times New Roman" w:cs="Times New Roman"/>
                <w:color w:val="000000"/>
                <w:sz w:val="22"/>
                <w:lang w:eastAsia="en-GB"/>
                <w:rPrChange w:id="369" w:author="Emanuele Massaro [2]" w:date="2025-11-10T13:23:00Z">
                  <w:rPr>
                    <w:ins w:id="370" w:author="Emanuele Massaro [2]" w:date="2025-11-10T13:15:00Z"/>
                    <w:rFonts w:ascii="Calibri" w:eastAsia="Times New Roman" w:hAnsi="Calibri" w:cs="Calibri"/>
                    <w:color w:val="000000"/>
                    <w:sz w:val="22"/>
                    <w:lang w:eastAsia="en-GB"/>
                  </w:rPr>
                </w:rPrChange>
              </w:rPr>
            </w:pPr>
            <w:ins w:id="371" w:author="Emanuele Massaro [2]" w:date="2025-11-10T14:48:00Z">
              <w:r w:rsidRPr="0017206A">
                <w:t>0</w:t>
              </w:r>
            </w:ins>
          </w:p>
        </w:tc>
        <w:tc>
          <w:tcPr>
            <w:tcW w:w="992" w:type="dxa"/>
            <w:noWrap/>
            <w:hideMark/>
            <w:tcPrChange w:id="372" w:author="Emanuele Massaro [2]" w:date="2025-11-10T14:48:00Z">
              <w:tcPr>
                <w:tcW w:w="992" w:type="dxa"/>
                <w:gridSpan w:val="2"/>
                <w:noWrap/>
                <w:vAlign w:val="bottom"/>
                <w:hideMark/>
              </w:tcPr>
            </w:tcPrChange>
          </w:tcPr>
          <w:p w14:paraId="2A51FA3E" w14:textId="1F1136DF" w:rsidR="00C906AE" w:rsidRPr="002733A1" w:rsidRDefault="00C906AE" w:rsidP="00C906AE">
            <w:pPr>
              <w:spacing w:after="0" w:line="240" w:lineRule="auto"/>
              <w:jc w:val="right"/>
              <w:rPr>
                <w:ins w:id="373" w:author="Emanuele Massaro [2]" w:date="2025-11-10T13:15:00Z"/>
                <w:rFonts w:eastAsia="Times New Roman" w:cs="Times New Roman"/>
                <w:color w:val="000000"/>
                <w:sz w:val="22"/>
                <w:lang w:eastAsia="en-GB"/>
                <w:rPrChange w:id="374" w:author="Emanuele Massaro [2]" w:date="2025-11-10T13:23:00Z">
                  <w:rPr>
                    <w:ins w:id="375" w:author="Emanuele Massaro [2]" w:date="2025-11-10T13:15:00Z"/>
                    <w:rFonts w:ascii="Calibri" w:eastAsia="Times New Roman" w:hAnsi="Calibri" w:cs="Calibri"/>
                    <w:color w:val="000000"/>
                    <w:sz w:val="22"/>
                    <w:lang w:eastAsia="en-GB"/>
                  </w:rPr>
                </w:rPrChange>
              </w:rPr>
            </w:pPr>
            <w:ins w:id="376" w:author="Emanuele Massaro [2]" w:date="2025-11-10T14:48:00Z">
              <w:r w:rsidRPr="0017206A">
                <w:t>0.126</w:t>
              </w:r>
            </w:ins>
          </w:p>
        </w:tc>
        <w:tc>
          <w:tcPr>
            <w:tcW w:w="901" w:type="dxa"/>
            <w:gridSpan w:val="2"/>
            <w:noWrap/>
            <w:hideMark/>
            <w:tcPrChange w:id="377" w:author="Emanuele Massaro [2]" w:date="2025-11-10T14:48:00Z">
              <w:tcPr>
                <w:tcW w:w="901" w:type="dxa"/>
                <w:gridSpan w:val="2"/>
                <w:noWrap/>
                <w:vAlign w:val="bottom"/>
                <w:hideMark/>
              </w:tcPr>
            </w:tcPrChange>
          </w:tcPr>
          <w:p w14:paraId="25F9D5EC" w14:textId="3BA0E070" w:rsidR="00C906AE" w:rsidRPr="002733A1" w:rsidRDefault="00C906AE" w:rsidP="00C906AE">
            <w:pPr>
              <w:spacing w:after="0" w:line="240" w:lineRule="auto"/>
              <w:jc w:val="right"/>
              <w:rPr>
                <w:ins w:id="378" w:author="Emanuele Massaro [2]" w:date="2025-11-10T13:15:00Z"/>
                <w:rFonts w:eastAsia="Times New Roman" w:cs="Times New Roman"/>
                <w:color w:val="000000"/>
                <w:sz w:val="22"/>
                <w:lang w:eastAsia="en-GB"/>
                <w:rPrChange w:id="379" w:author="Emanuele Massaro [2]" w:date="2025-11-10T13:23:00Z">
                  <w:rPr>
                    <w:ins w:id="380" w:author="Emanuele Massaro [2]" w:date="2025-11-10T13:15:00Z"/>
                    <w:rFonts w:ascii="Calibri" w:eastAsia="Times New Roman" w:hAnsi="Calibri" w:cs="Calibri"/>
                    <w:color w:val="000000"/>
                    <w:sz w:val="22"/>
                    <w:lang w:eastAsia="en-GB"/>
                  </w:rPr>
                </w:rPrChange>
              </w:rPr>
            </w:pPr>
            <w:ins w:id="381" w:author="Emanuele Massaro [2]" w:date="2025-11-10T14:48:00Z">
              <w:r w:rsidRPr="0017206A">
                <w:t>0.184</w:t>
              </w:r>
            </w:ins>
          </w:p>
        </w:tc>
        <w:tc>
          <w:tcPr>
            <w:tcW w:w="942" w:type="dxa"/>
            <w:noWrap/>
            <w:hideMark/>
            <w:tcPrChange w:id="382" w:author="Emanuele Massaro [2]" w:date="2025-11-10T14:48:00Z">
              <w:tcPr>
                <w:tcW w:w="1148" w:type="dxa"/>
                <w:gridSpan w:val="2"/>
                <w:noWrap/>
                <w:vAlign w:val="bottom"/>
                <w:hideMark/>
              </w:tcPr>
            </w:tcPrChange>
          </w:tcPr>
          <w:p w14:paraId="7C907774" w14:textId="1144CADB" w:rsidR="00C906AE" w:rsidRPr="002733A1" w:rsidRDefault="00C906AE" w:rsidP="00C906AE">
            <w:pPr>
              <w:spacing w:after="0" w:line="240" w:lineRule="auto"/>
              <w:jc w:val="right"/>
              <w:rPr>
                <w:ins w:id="383" w:author="Emanuele Massaro [2]" w:date="2025-11-10T13:15:00Z"/>
                <w:rFonts w:eastAsia="Times New Roman" w:cs="Times New Roman"/>
                <w:color w:val="000000"/>
                <w:sz w:val="22"/>
                <w:lang w:eastAsia="en-GB"/>
                <w:rPrChange w:id="384" w:author="Emanuele Massaro [2]" w:date="2025-11-10T13:23:00Z">
                  <w:rPr>
                    <w:ins w:id="385" w:author="Emanuele Massaro [2]" w:date="2025-11-10T13:15:00Z"/>
                    <w:rFonts w:ascii="Calibri" w:eastAsia="Times New Roman" w:hAnsi="Calibri" w:cs="Calibri"/>
                    <w:color w:val="000000"/>
                    <w:sz w:val="22"/>
                    <w:lang w:eastAsia="en-GB"/>
                  </w:rPr>
                </w:rPrChange>
              </w:rPr>
            </w:pPr>
            <w:ins w:id="386" w:author="Emanuele Massaro [2]" w:date="2025-11-10T14:48:00Z">
              <w:r w:rsidRPr="0017206A">
                <w:t>-0.206</w:t>
              </w:r>
            </w:ins>
          </w:p>
        </w:tc>
        <w:tc>
          <w:tcPr>
            <w:tcW w:w="992" w:type="dxa"/>
            <w:noWrap/>
            <w:hideMark/>
            <w:tcPrChange w:id="387" w:author="Emanuele Massaro [2]" w:date="2025-11-10T14:48:00Z">
              <w:tcPr>
                <w:tcW w:w="992" w:type="dxa"/>
                <w:noWrap/>
                <w:vAlign w:val="bottom"/>
                <w:hideMark/>
              </w:tcPr>
            </w:tcPrChange>
          </w:tcPr>
          <w:p w14:paraId="4D438A3C" w14:textId="4CECB9BF" w:rsidR="00C906AE" w:rsidRPr="002733A1" w:rsidRDefault="00C906AE" w:rsidP="00C906AE">
            <w:pPr>
              <w:spacing w:after="0" w:line="240" w:lineRule="auto"/>
              <w:jc w:val="right"/>
              <w:rPr>
                <w:ins w:id="388" w:author="Emanuele Massaro [2]" w:date="2025-11-10T13:15:00Z"/>
                <w:rFonts w:eastAsia="Times New Roman" w:cs="Times New Roman"/>
                <w:color w:val="000000"/>
                <w:sz w:val="22"/>
                <w:lang w:eastAsia="en-GB"/>
                <w:rPrChange w:id="389" w:author="Emanuele Massaro [2]" w:date="2025-11-10T13:23:00Z">
                  <w:rPr>
                    <w:ins w:id="390" w:author="Emanuele Massaro [2]" w:date="2025-11-10T13:15:00Z"/>
                    <w:rFonts w:ascii="Calibri" w:eastAsia="Times New Roman" w:hAnsi="Calibri" w:cs="Calibri"/>
                    <w:color w:val="000000"/>
                    <w:sz w:val="22"/>
                    <w:lang w:eastAsia="en-GB"/>
                  </w:rPr>
                </w:rPrChange>
              </w:rPr>
            </w:pPr>
            <w:ins w:id="391" w:author="Emanuele Massaro [2]" w:date="2025-11-10T14:48:00Z">
              <w:r w:rsidRPr="0017206A">
                <w:t>0.076</w:t>
              </w:r>
            </w:ins>
          </w:p>
        </w:tc>
        <w:tc>
          <w:tcPr>
            <w:tcW w:w="993" w:type="dxa"/>
            <w:noWrap/>
            <w:hideMark/>
            <w:tcPrChange w:id="392" w:author="Emanuele Massaro [2]" w:date="2025-11-10T14:48:00Z">
              <w:tcPr>
                <w:tcW w:w="1002" w:type="dxa"/>
                <w:noWrap/>
                <w:vAlign w:val="bottom"/>
                <w:hideMark/>
              </w:tcPr>
            </w:tcPrChange>
          </w:tcPr>
          <w:p w14:paraId="331B0B9F" w14:textId="55D612FA" w:rsidR="00C906AE" w:rsidRPr="002733A1" w:rsidRDefault="00C906AE" w:rsidP="00C906AE">
            <w:pPr>
              <w:spacing w:after="0" w:line="240" w:lineRule="auto"/>
              <w:jc w:val="right"/>
              <w:rPr>
                <w:ins w:id="393" w:author="Emanuele Massaro [2]" w:date="2025-11-10T13:15:00Z"/>
                <w:rFonts w:eastAsia="Times New Roman" w:cs="Times New Roman"/>
                <w:color w:val="000000"/>
                <w:sz w:val="22"/>
                <w:lang w:eastAsia="en-GB"/>
                <w:rPrChange w:id="394" w:author="Emanuele Massaro [2]" w:date="2025-11-10T13:23:00Z">
                  <w:rPr>
                    <w:ins w:id="395" w:author="Emanuele Massaro [2]" w:date="2025-11-10T13:15:00Z"/>
                    <w:rFonts w:ascii="Calibri" w:eastAsia="Times New Roman" w:hAnsi="Calibri" w:cs="Calibri"/>
                    <w:color w:val="000000"/>
                    <w:sz w:val="22"/>
                    <w:lang w:eastAsia="en-GB"/>
                  </w:rPr>
                </w:rPrChange>
              </w:rPr>
            </w:pPr>
            <w:ins w:id="396" w:author="Emanuele Massaro [2]" w:date="2025-11-10T14:48:00Z">
              <w:r w:rsidRPr="0017206A">
                <w:t>0.47</w:t>
              </w:r>
            </w:ins>
          </w:p>
        </w:tc>
      </w:tr>
      <w:tr w:rsidR="00C906AE" w:rsidRPr="002733A1" w14:paraId="4EFCE492" w14:textId="77777777" w:rsidTr="00C906AE">
        <w:trPr>
          <w:trHeight w:val="285"/>
          <w:ins w:id="397" w:author="Emanuele Massaro [2]" w:date="2025-11-10T13:15:00Z"/>
          <w:trPrChange w:id="398" w:author="Emanuele Massaro [2]" w:date="2025-11-10T14:48:00Z">
            <w:trPr>
              <w:gridBefore w:val="2"/>
              <w:trHeight w:val="285"/>
            </w:trPr>
          </w:trPrChange>
        </w:trPr>
        <w:tc>
          <w:tcPr>
            <w:tcW w:w="2083" w:type="dxa"/>
            <w:noWrap/>
            <w:hideMark/>
            <w:tcPrChange w:id="399" w:author="Emanuele Massaro [2]" w:date="2025-11-10T14:48:00Z">
              <w:tcPr>
                <w:tcW w:w="1879" w:type="dxa"/>
                <w:noWrap/>
                <w:vAlign w:val="bottom"/>
                <w:hideMark/>
              </w:tcPr>
            </w:tcPrChange>
          </w:tcPr>
          <w:p w14:paraId="31F02A9D" w14:textId="563D6DF1" w:rsidR="00C906AE" w:rsidRPr="002733A1" w:rsidRDefault="00C906AE" w:rsidP="00C906AE">
            <w:pPr>
              <w:spacing w:after="0" w:line="240" w:lineRule="auto"/>
              <w:rPr>
                <w:ins w:id="400" w:author="Emanuele Massaro [2]" w:date="2025-11-10T13:15:00Z"/>
                <w:rFonts w:eastAsia="Times New Roman" w:cs="Times New Roman"/>
                <w:color w:val="000000"/>
                <w:sz w:val="22"/>
                <w:lang w:eastAsia="en-GB"/>
                <w:rPrChange w:id="401" w:author="Emanuele Massaro [2]" w:date="2025-11-10T13:23:00Z">
                  <w:rPr>
                    <w:ins w:id="402" w:author="Emanuele Massaro [2]" w:date="2025-11-10T13:15:00Z"/>
                    <w:rFonts w:ascii="Calibri" w:eastAsia="Times New Roman" w:hAnsi="Calibri" w:cs="Calibri"/>
                    <w:color w:val="000000"/>
                    <w:sz w:val="22"/>
                    <w:lang w:eastAsia="en-GB"/>
                  </w:rPr>
                </w:rPrChange>
              </w:rPr>
            </w:pPr>
            <w:ins w:id="403" w:author="Emanuele Massaro [2]" w:date="2025-11-10T14:48:00Z">
              <w:r w:rsidRPr="0017206A">
                <w:t>Urban</w:t>
              </w:r>
            </w:ins>
          </w:p>
        </w:tc>
        <w:tc>
          <w:tcPr>
            <w:tcW w:w="1048" w:type="dxa"/>
            <w:gridSpan w:val="2"/>
            <w:noWrap/>
            <w:hideMark/>
            <w:tcPrChange w:id="404" w:author="Emanuele Massaro [2]" w:date="2025-11-10T14:48:00Z">
              <w:tcPr>
                <w:tcW w:w="1016" w:type="dxa"/>
                <w:gridSpan w:val="3"/>
                <w:noWrap/>
                <w:vAlign w:val="bottom"/>
                <w:hideMark/>
              </w:tcPr>
            </w:tcPrChange>
          </w:tcPr>
          <w:p w14:paraId="659FA472" w14:textId="22462962" w:rsidR="00C906AE" w:rsidRPr="002733A1" w:rsidRDefault="00C906AE" w:rsidP="00C906AE">
            <w:pPr>
              <w:spacing w:after="0" w:line="240" w:lineRule="auto"/>
              <w:jc w:val="right"/>
              <w:rPr>
                <w:ins w:id="405" w:author="Emanuele Massaro [2]" w:date="2025-11-10T13:15:00Z"/>
                <w:rFonts w:eastAsia="Times New Roman" w:cs="Times New Roman"/>
                <w:color w:val="000000"/>
                <w:sz w:val="22"/>
                <w:lang w:eastAsia="en-GB"/>
                <w:rPrChange w:id="406" w:author="Emanuele Massaro [2]" w:date="2025-11-10T13:23:00Z">
                  <w:rPr>
                    <w:ins w:id="407" w:author="Emanuele Massaro [2]" w:date="2025-11-10T13:15:00Z"/>
                    <w:rFonts w:ascii="Calibri" w:eastAsia="Times New Roman" w:hAnsi="Calibri" w:cs="Calibri"/>
                    <w:color w:val="000000"/>
                    <w:sz w:val="22"/>
                    <w:lang w:eastAsia="en-GB"/>
                  </w:rPr>
                </w:rPrChange>
              </w:rPr>
            </w:pPr>
            <w:ins w:id="408" w:author="Emanuele Massaro [2]" w:date="2025-11-10T14:48:00Z">
              <w:r w:rsidRPr="0017206A">
                <w:t>-0.072</w:t>
              </w:r>
            </w:ins>
          </w:p>
        </w:tc>
        <w:tc>
          <w:tcPr>
            <w:tcW w:w="786" w:type="dxa"/>
            <w:noWrap/>
            <w:hideMark/>
            <w:tcPrChange w:id="409" w:author="Emanuele Massaro [2]" w:date="2025-11-10T14:48:00Z">
              <w:tcPr>
                <w:tcW w:w="786" w:type="dxa"/>
                <w:noWrap/>
                <w:vAlign w:val="bottom"/>
                <w:hideMark/>
              </w:tcPr>
            </w:tcPrChange>
          </w:tcPr>
          <w:p w14:paraId="38749A55" w14:textId="53999BB5" w:rsidR="00C906AE" w:rsidRPr="002733A1" w:rsidRDefault="00C906AE" w:rsidP="00C906AE">
            <w:pPr>
              <w:spacing w:after="0" w:line="240" w:lineRule="auto"/>
              <w:jc w:val="right"/>
              <w:rPr>
                <w:ins w:id="410" w:author="Emanuele Massaro [2]" w:date="2025-11-10T13:15:00Z"/>
                <w:rFonts w:eastAsia="Times New Roman" w:cs="Times New Roman"/>
                <w:color w:val="000000"/>
                <w:sz w:val="22"/>
                <w:lang w:eastAsia="en-GB"/>
                <w:rPrChange w:id="411" w:author="Emanuele Massaro [2]" w:date="2025-11-10T13:23:00Z">
                  <w:rPr>
                    <w:ins w:id="412" w:author="Emanuele Massaro [2]" w:date="2025-11-10T13:15:00Z"/>
                    <w:rFonts w:ascii="Calibri" w:eastAsia="Times New Roman" w:hAnsi="Calibri" w:cs="Calibri"/>
                    <w:color w:val="000000"/>
                    <w:sz w:val="22"/>
                    <w:lang w:eastAsia="en-GB"/>
                  </w:rPr>
                </w:rPrChange>
              </w:rPr>
            </w:pPr>
            <w:ins w:id="413" w:author="Emanuele Massaro [2]" w:date="2025-11-10T14:48:00Z">
              <w:r w:rsidRPr="0017206A">
                <w:t>0.027</w:t>
              </w:r>
            </w:ins>
          </w:p>
        </w:tc>
        <w:tc>
          <w:tcPr>
            <w:tcW w:w="992" w:type="dxa"/>
            <w:gridSpan w:val="2"/>
            <w:noWrap/>
            <w:hideMark/>
            <w:tcPrChange w:id="414" w:author="Emanuele Massaro [2]" w:date="2025-11-10T14:48:00Z">
              <w:tcPr>
                <w:tcW w:w="992" w:type="dxa"/>
                <w:gridSpan w:val="3"/>
                <w:noWrap/>
                <w:vAlign w:val="bottom"/>
                <w:hideMark/>
              </w:tcPr>
            </w:tcPrChange>
          </w:tcPr>
          <w:p w14:paraId="6C517E73" w14:textId="1BBF11D2" w:rsidR="00C906AE" w:rsidRPr="002733A1" w:rsidRDefault="00C906AE" w:rsidP="00C906AE">
            <w:pPr>
              <w:spacing w:after="0" w:line="240" w:lineRule="auto"/>
              <w:jc w:val="right"/>
              <w:rPr>
                <w:ins w:id="415" w:author="Emanuele Massaro [2]" w:date="2025-11-10T13:15:00Z"/>
                <w:rFonts w:eastAsia="Times New Roman" w:cs="Times New Roman"/>
                <w:color w:val="000000"/>
                <w:sz w:val="22"/>
                <w:lang w:eastAsia="en-GB"/>
                <w:rPrChange w:id="416" w:author="Emanuele Massaro [2]" w:date="2025-11-10T13:23:00Z">
                  <w:rPr>
                    <w:ins w:id="417" w:author="Emanuele Massaro [2]" w:date="2025-11-10T13:15:00Z"/>
                    <w:rFonts w:ascii="Calibri" w:eastAsia="Times New Roman" w:hAnsi="Calibri" w:cs="Calibri"/>
                    <w:color w:val="000000"/>
                    <w:sz w:val="22"/>
                    <w:lang w:eastAsia="en-GB"/>
                  </w:rPr>
                </w:rPrChange>
              </w:rPr>
            </w:pPr>
            <w:ins w:id="418" w:author="Emanuele Massaro [2]" w:date="2025-11-10T14:48:00Z">
              <w:r w:rsidRPr="0017206A">
                <w:t>0.007</w:t>
              </w:r>
            </w:ins>
          </w:p>
        </w:tc>
        <w:tc>
          <w:tcPr>
            <w:tcW w:w="992" w:type="dxa"/>
            <w:noWrap/>
            <w:hideMark/>
            <w:tcPrChange w:id="419" w:author="Emanuele Massaro [2]" w:date="2025-11-10T14:48:00Z">
              <w:tcPr>
                <w:tcW w:w="992" w:type="dxa"/>
                <w:gridSpan w:val="2"/>
                <w:noWrap/>
                <w:vAlign w:val="bottom"/>
                <w:hideMark/>
              </w:tcPr>
            </w:tcPrChange>
          </w:tcPr>
          <w:p w14:paraId="0D6CFE3D" w14:textId="0F827061" w:rsidR="00C906AE" w:rsidRPr="002733A1" w:rsidRDefault="00C906AE" w:rsidP="00C906AE">
            <w:pPr>
              <w:spacing w:after="0" w:line="240" w:lineRule="auto"/>
              <w:jc w:val="right"/>
              <w:rPr>
                <w:ins w:id="420" w:author="Emanuele Massaro [2]" w:date="2025-11-10T13:15:00Z"/>
                <w:rFonts w:eastAsia="Times New Roman" w:cs="Times New Roman"/>
                <w:color w:val="000000"/>
                <w:sz w:val="22"/>
                <w:lang w:eastAsia="en-GB"/>
                <w:rPrChange w:id="421" w:author="Emanuele Massaro [2]" w:date="2025-11-10T13:23:00Z">
                  <w:rPr>
                    <w:ins w:id="422" w:author="Emanuele Massaro [2]" w:date="2025-11-10T13:15:00Z"/>
                    <w:rFonts w:ascii="Calibri" w:eastAsia="Times New Roman" w:hAnsi="Calibri" w:cs="Calibri"/>
                    <w:color w:val="000000"/>
                    <w:sz w:val="22"/>
                    <w:lang w:eastAsia="en-GB"/>
                  </w:rPr>
                </w:rPrChange>
              </w:rPr>
            </w:pPr>
            <w:ins w:id="423" w:author="Emanuele Massaro [2]" w:date="2025-11-10T14:48:00Z">
              <w:r w:rsidRPr="0017206A">
                <w:t>-0.014</w:t>
              </w:r>
            </w:ins>
          </w:p>
        </w:tc>
        <w:tc>
          <w:tcPr>
            <w:tcW w:w="901" w:type="dxa"/>
            <w:gridSpan w:val="2"/>
            <w:noWrap/>
            <w:hideMark/>
            <w:tcPrChange w:id="424" w:author="Emanuele Massaro [2]" w:date="2025-11-10T14:48:00Z">
              <w:tcPr>
                <w:tcW w:w="901" w:type="dxa"/>
                <w:gridSpan w:val="2"/>
                <w:noWrap/>
                <w:vAlign w:val="bottom"/>
                <w:hideMark/>
              </w:tcPr>
            </w:tcPrChange>
          </w:tcPr>
          <w:p w14:paraId="29621266" w14:textId="0A50EBAC" w:rsidR="00C906AE" w:rsidRPr="002733A1" w:rsidRDefault="00C906AE" w:rsidP="00C906AE">
            <w:pPr>
              <w:spacing w:after="0" w:line="240" w:lineRule="auto"/>
              <w:jc w:val="right"/>
              <w:rPr>
                <w:ins w:id="425" w:author="Emanuele Massaro [2]" w:date="2025-11-10T13:15:00Z"/>
                <w:rFonts w:eastAsia="Times New Roman" w:cs="Times New Roman"/>
                <w:color w:val="000000"/>
                <w:sz w:val="22"/>
                <w:lang w:eastAsia="en-GB"/>
                <w:rPrChange w:id="426" w:author="Emanuele Massaro [2]" w:date="2025-11-10T13:23:00Z">
                  <w:rPr>
                    <w:ins w:id="427" w:author="Emanuele Massaro [2]" w:date="2025-11-10T13:15:00Z"/>
                    <w:rFonts w:ascii="Calibri" w:eastAsia="Times New Roman" w:hAnsi="Calibri" w:cs="Calibri"/>
                    <w:color w:val="000000"/>
                    <w:sz w:val="22"/>
                    <w:lang w:eastAsia="en-GB"/>
                  </w:rPr>
                </w:rPrChange>
              </w:rPr>
            </w:pPr>
            <w:ins w:id="428" w:author="Emanuele Massaro [2]" w:date="2025-11-10T14:48:00Z">
              <w:r w:rsidRPr="0017206A">
                <w:t>0.048</w:t>
              </w:r>
            </w:ins>
          </w:p>
        </w:tc>
        <w:tc>
          <w:tcPr>
            <w:tcW w:w="942" w:type="dxa"/>
            <w:noWrap/>
            <w:hideMark/>
            <w:tcPrChange w:id="429" w:author="Emanuele Massaro [2]" w:date="2025-11-10T14:48:00Z">
              <w:tcPr>
                <w:tcW w:w="1148" w:type="dxa"/>
                <w:gridSpan w:val="2"/>
                <w:noWrap/>
                <w:vAlign w:val="bottom"/>
                <w:hideMark/>
              </w:tcPr>
            </w:tcPrChange>
          </w:tcPr>
          <w:p w14:paraId="32689B49" w14:textId="59E9E9E2" w:rsidR="00C906AE" w:rsidRPr="002733A1" w:rsidRDefault="00C906AE" w:rsidP="00C906AE">
            <w:pPr>
              <w:spacing w:after="0" w:line="240" w:lineRule="auto"/>
              <w:jc w:val="right"/>
              <w:rPr>
                <w:ins w:id="430" w:author="Emanuele Massaro [2]" w:date="2025-11-10T13:15:00Z"/>
                <w:rFonts w:eastAsia="Times New Roman" w:cs="Times New Roman"/>
                <w:color w:val="000000"/>
                <w:sz w:val="22"/>
                <w:lang w:eastAsia="en-GB"/>
                <w:rPrChange w:id="431" w:author="Emanuele Massaro [2]" w:date="2025-11-10T13:23:00Z">
                  <w:rPr>
                    <w:ins w:id="432" w:author="Emanuele Massaro [2]" w:date="2025-11-10T13:15:00Z"/>
                    <w:rFonts w:ascii="Calibri" w:eastAsia="Times New Roman" w:hAnsi="Calibri" w:cs="Calibri"/>
                    <w:color w:val="000000"/>
                    <w:sz w:val="22"/>
                    <w:lang w:eastAsia="en-GB"/>
                  </w:rPr>
                </w:rPrChange>
              </w:rPr>
            </w:pPr>
            <w:ins w:id="433" w:author="Emanuele Massaro [2]" w:date="2025-11-10T14:48:00Z">
              <w:r w:rsidRPr="0017206A">
                <w:t>-0.159</w:t>
              </w:r>
            </w:ins>
          </w:p>
        </w:tc>
        <w:tc>
          <w:tcPr>
            <w:tcW w:w="992" w:type="dxa"/>
            <w:noWrap/>
            <w:hideMark/>
            <w:tcPrChange w:id="434" w:author="Emanuele Massaro [2]" w:date="2025-11-10T14:48:00Z">
              <w:tcPr>
                <w:tcW w:w="992" w:type="dxa"/>
                <w:noWrap/>
                <w:vAlign w:val="bottom"/>
                <w:hideMark/>
              </w:tcPr>
            </w:tcPrChange>
          </w:tcPr>
          <w:p w14:paraId="721A1D41" w14:textId="0D05C3F3" w:rsidR="00C906AE" w:rsidRPr="002733A1" w:rsidRDefault="00C906AE" w:rsidP="00C906AE">
            <w:pPr>
              <w:spacing w:after="0" w:line="240" w:lineRule="auto"/>
              <w:jc w:val="right"/>
              <w:rPr>
                <w:ins w:id="435" w:author="Emanuele Massaro [2]" w:date="2025-11-10T13:15:00Z"/>
                <w:rFonts w:eastAsia="Times New Roman" w:cs="Times New Roman"/>
                <w:color w:val="000000"/>
                <w:sz w:val="22"/>
                <w:lang w:eastAsia="en-GB"/>
                <w:rPrChange w:id="436" w:author="Emanuele Massaro [2]" w:date="2025-11-10T13:23:00Z">
                  <w:rPr>
                    <w:ins w:id="437" w:author="Emanuele Massaro [2]" w:date="2025-11-10T13:15:00Z"/>
                    <w:rFonts w:ascii="Calibri" w:eastAsia="Times New Roman" w:hAnsi="Calibri" w:cs="Calibri"/>
                    <w:color w:val="000000"/>
                    <w:sz w:val="22"/>
                    <w:lang w:eastAsia="en-GB"/>
                  </w:rPr>
                </w:rPrChange>
              </w:rPr>
            </w:pPr>
            <w:ins w:id="438" w:author="Emanuele Massaro [2]" w:date="2025-11-10T14:48:00Z">
              <w:r w:rsidRPr="0017206A">
                <w:t>-0.002</w:t>
              </w:r>
            </w:ins>
          </w:p>
        </w:tc>
        <w:tc>
          <w:tcPr>
            <w:tcW w:w="993" w:type="dxa"/>
            <w:noWrap/>
            <w:hideMark/>
            <w:tcPrChange w:id="439" w:author="Emanuele Massaro [2]" w:date="2025-11-10T14:48:00Z">
              <w:tcPr>
                <w:tcW w:w="1002" w:type="dxa"/>
                <w:noWrap/>
                <w:vAlign w:val="bottom"/>
                <w:hideMark/>
              </w:tcPr>
            </w:tcPrChange>
          </w:tcPr>
          <w:p w14:paraId="6EE1295E" w14:textId="3BD2788C" w:rsidR="00C906AE" w:rsidRPr="002733A1" w:rsidRDefault="00C906AE" w:rsidP="00C906AE">
            <w:pPr>
              <w:spacing w:after="0" w:line="240" w:lineRule="auto"/>
              <w:jc w:val="right"/>
              <w:rPr>
                <w:ins w:id="440" w:author="Emanuele Massaro [2]" w:date="2025-11-10T13:15:00Z"/>
                <w:rFonts w:eastAsia="Times New Roman" w:cs="Times New Roman"/>
                <w:color w:val="000000"/>
                <w:sz w:val="22"/>
                <w:lang w:eastAsia="en-GB"/>
                <w:rPrChange w:id="441" w:author="Emanuele Massaro [2]" w:date="2025-11-10T13:23:00Z">
                  <w:rPr>
                    <w:ins w:id="442" w:author="Emanuele Massaro [2]" w:date="2025-11-10T13:15:00Z"/>
                    <w:rFonts w:ascii="Calibri" w:eastAsia="Times New Roman" w:hAnsi="Calibri" w:cs="Calibri"/>
                    <w:color w:val="000000"/>
                    <w:sz w:val="22"/>
                    <w:lang w:eastAsia="en-GB"/>
                  </w:rPr>
                </w:rPrChange>
              </w:rPr>
            </w:pPr>
            <w:ins w:id="443" w:author="Emanuele Massaro [2]" w:date="2025-11-10T14:48:00Z">
              <w:r w:rsidRPr="0017206A">
                <w:t>0.082</w:t>
              </w:r>
            </w:ins>
          </w:p>
        </w:tc>
      </w:tr>
      <w:tr w:rsidR="00C906AE" w:rsidRPr="002733A1" w14:paraId="52C9EE6B" w14:textId="77777777" w:rsidTr="00C906AE">
        <w:trPr>
          <w:trHeight w:val="285"/>
          <w:ins w:id="444" w:author="Emanuele Massaro [2]" w:date="2025-11-10T13:15:00Z"/>
          <w:trPrChange w:id="445" w:author="Emanuele Massaro [2]" w:date="2025-11-10T14:48:00Z">
            <w:trPr>
              <w:gridBefore w:val="2"/>
              <w:trHeight w:val="285"/>
            </w:trPr>
          </w:trPrChange>
        </w:trPr>
        <w:tc>
          <w:tcPr>
            <w:tcW w:w="2083" w:type="dxa"/>
            <w:noWrap/>
            <w:hideMark/>
            <w:tcPrChange w:id="446" w:author="Emanuele Massaro [2]" w:date="2025-11-10T14:48:00Z">
              <w:tcPr>
                <w:tcW w:w="1879" w:type="dxa"/>
                <w:noWrap/>
                <w:vAlign w:val="bottom"/>
                <w:hideMark/>
              </w:tcPr>
            </w:tcPrChange>
          </w:tcPr>
          <w:p w14:paraId="56D9A4C2" w14:textId="5E26A7AE" w:rsidR="00C906AE" w:rsidRPr="002733A1" w:rsidRDefault="00C906AE" w:rsidP="00C906AE">
            <w:pPr>
              <w:spacing w:after="0" w:line="240" w:lineRule="auto"/>
              <w:rPr>
                <w:ins w:id="447" w:author="Emanuele Massaro [2]" w:date="2025-11-10T13:15:00Z"/>
                <w:rFonts w:eastAsia="Times New Roman" w:cs="Times New Roman"/>
                <w:color w:val="000000"/>
                <w:sz w:val="22"/>
                <w:lang w:eastAsia="en-GB"/>
                <w:rPrChange w:id="448" w:author="Emanuele Massaro [2]" w:date="2025-11-10T13:23:00Z">
                  <w:rPr>
                    <w:ins w:id="449" w:author="Emanuele Massaro [2]" w:date="2025-11-10T13:15:00Z"/>
                    <w:rFonts w:ascii="Calibri" w:eastAsia="Times New Roman" w:hAnsi="Calibri" w:cs="Calibri"/>
                    <w:color w:val="000000"/>
                    <w:sz w:val="22"/>
                    <w:lang w:eastAsia="en-GB"/>
                  </w:rPr>
                </w:rPrChange>
              </w:rPr>
            </w:pPr>
            <w:ins w:id="450" w:author="Emanuele Massaro [2]" w:date="2025-11-10T14:48:00Z">
              <w:r w:rsidRPr="0017206A">
                <w:t>Crop</w:t>
              </w:r>
            </w:ins>
          </w:p>
        </w:tc>
        <w:tc>
          <w:tcPr>
            <w:tcW w:w="1048" w:type="dxa"/>
            <w:gridSpan w:val="2"/>
            <w:noWrap/>
            <w:hideMark/>
            <w:tcPrChange w:id="451" w:author="Emanuele Massaro [2]" w:date="2025-11-10T14:48:00Z">
              <w:tcPr>
                <w:tcW w:w="1016" w:type="dxa"/>
                <w:gridSpan w:val="3"/>
                <w:noWrap/>
                <w:vAlign w:val="bottom"/>
                <w:hideMark/>
              </w:tcPr>
            </w:tcPrChange>
          </w:tcPr>
          <w:p w14:paraId="769279A5" w14:textId="528E4825" w:rsidR="00C906AE" w:rsidRPr="002733A1" w:rsidRDefault="00C906AE" w:rsidP="00C906AE">
            <w:pPr>
              <w:spacing w:after="0" w:line="240" w:lineRule="auto"/>
              <w:jc w:val="right"/>
              <w:rPr>
                <w:ins w:id="452" w:author="Emanuele Massaro [2]" w:date="2025-11-10T13:15:00Z"/>
                <w:rFonts w:eastAsia="Times New Roman" w:cs="Times New Roman"/>
                <w:color w:val="000000"/>
                <w:sz w:val="22"/>
                <w:lang w:eastAsia="en-GB"/>
                <w:rPrChange w:id="453" w:author="Emanuele Massaro [2]" w:date="2025-11-10T13:23:00Z">
                  <w:rPr>
                    <w:ins w:id="454" w:author="Emanuele Massaro [2]" w:date="2025-11-10T13:15:00Z"/>
                    <w:rFonts w:ascii="Calibri" w:eastAsia="Times New Roman" w:hAnsi="Calibri" w:cs="Calibri"/>
                    <w:color w:val="000000"/>
                    <w:sz w:val="22"/>
                    <w:lang w:eastAsia="en-GB"/>
                  </w:rPr>
                </w:rPrChange>
              </w:rPr>
            </w:pPr>
            <w:ins w:id="455" w:author="Emanuele Massaro [2]" w:date="2025-11-10T14:48:00Z">
              <w:r w:rsidRPr="0017206A">
                <w:t>-0.116</w:t>
              </w:r>
            </w:ins>
          </w:p>
        </w:tc>
        <w:tc>
          <w:tcPr>
            <w:tcW w:w="786" w:type="dxa"/>
            <w:noWrap/>
            <w:hideMark/>
            <w:tcPrChange w:id="456" w:author="Emanuele Massaro [2]" w:date="2025-11-10T14:48:00Z">
              <w:tcPr>
                <w:tcW w:w="786" w:type="dxa"/>
                <w:noWrap/>
                <w:vAlign w:val="bottom"/>
                <w:hideMark/>
              </w:tcPr>
            </w:tcPrChange>
          </w:tcPr>
          <w:p w14:paraId="6C51A09B" w14:textId="4406EDC6" w:rsidR="00C906AE" w:rsidRPr="002733A1" w:rsidRDefault="00C906AE" w:rsidP="00C906AE">
            <w:pPr>
              <w:spacing w:after="0" w:line="240" w:lineRule="auto"/>
              <w:jc w:val="right"/>
              <w:rPr>
                <w:ins w:id="457" w:author="Emanuele Massaro [2]" w:date="2025-11-10T13:15:00Z"/>
                <w:rFonts w:eastAsia="Times New Roman" w:cs="Times New Roman"/>
                <w:color w:val="000000"/>
                <w:sz w:val="22"/>
                <w:lang w:eastAsia="en-GB"/>
                <w:rPrChange w:id="458" w:author="Emanuele Massaro [2]" w:date="2025-11-10T13:23:00Z">
                  <w:rPr>
                    <w:ins w:id="459" w:author="Emanuele Massaro [2]" w:date="2025-11-10T13:15:00Z"/>
                    <w:rFonts w:ascii="Calibri" w:eastAsia="Times New Roman" w:hAnsi="Calibri" w:cs="Calibri"/>
                    <w:color w:val="000000"/>
                    <w:sz w:val="22"/>
                    <w:lang w:eastAsia="en-GB"/>
                  </w:rPr>
                </w:rPrChange>
              </w:rPr>
            </w:pPr>
            <w:ins w:id="460" w:author="Emanuele Massaro [2]" w:date="2025-11-10T14:48:00Z">
              <w:r w:rsidRPr="0017206A">
                <w:t>0.032</w:t>
              </w:r>
            </w:ins>
          </w:p>
        </w:tc>
        <w:tc>
          <w:tcPr>
            <w:tcW w:w="992" w:type="dxa"/>
            <w:gridSpan w:val="2"/>
            <w:noWrap/>
            <w:hideMark/>
            <w:tcPrChange w:id="461" w:author="Emanuele Massaro [2]" w:date="2025-11-10T14:48:00Z">
              <w:tcPr>
                <w:tcW w:w="992" w:type="dxa"/>
                <w:gridSpan w:val="3"/>
                <w:noWrap/>
                <w:vAlign w:val="bottom"/>
                <w:hideMark/>
              </w:tcPr>
            </w:tcPrChange>
          </w:tcPr>
          <w:p w14:paraId="128B4948" w14:textId="2028DB3E" w:rsidR="00C906AE" w:rsidRPr="002733A1" w:rsidRDefault="00C906AE" w:rsidP="00C906AE">
            <w:pPr>
              <w:spacing w:after="0" w:line="240" w:lineRule="auto"/>
              <w:jc w:val="right"/>
              <w:rPr>
                <w:ins w:id="462" w:author="Emanuele Massaro [2]" w:date="2025-11-10T13:15:00Z"/>
                <w:rFonts w:eastAsia="Times New Roman" w:cs="Times New Roman"/>
                <w:color w:val="000000"/>
                <w:sz w:val="22"/>
                <w:lang w:eastAsia="en-GB"/>
                <w:rPrChange w:id="463" w:author="Emanuele Massaro [2]" w:date="2025-11-10T13:23:00Z">
                  <w:rPr>
                    <w:ins w:id="464" w:author="Emanuele Massaro [2]" w:date="2025-11-10T13:15:00Z"/>
                    <w:rFonts w:ascii="Calibri" w:eastAsia="Times New Roman" w:hAnsi="Calibri" w:cs="Calibri"/>
                    <w:color w:val="000000"/>
                    <w:sz w:val="22"/>
                    <w:lang w:eastAsia="en-GB"/>
                  </w:rPr>
                </w:rPrChange>
              </w:rPr>
            </w:pPr>
            <w:ins w:id="465" w:author="Emanuele Massaro [2]" w:date="2025-11-10T14:48:00Z">
              <w:r w:rsidRPr="0017206A">
                <w:t>0</w:t>
              </w:r>
            </w:ins>
          </w:p>
        </w:tc>
        <w:tc>
          <w:tcPr>
            <w:tcW w:w="992" w:type="dxa"/>
            <w:noWrap/>
            <w:hideMark/>
            <w:tcPrChange w:id="466" w:author="Emanuele Massaro [2]" w:date="2025-11-10T14:48:00Z">
              <w:tcPr>
                <w:tcW w:w="992" w:type="dxa"/>
                <w:gridSpan w:val="2"/>
                <w:noWrap/>
                <w:vAlign w:val="bottom"/>
                <w:hideMark/>
              </w:tcPr>
            </w:tcPrChange>
          </w:tcPr>
          <w:p w14:paraId="04870316" w14:textId="09BC8E69" w:rsidR="00C906AE" w:rsidRPr="002733A1" w:rsidRDefault="00C906AE" w:rsidP="00C906AE">
            <w:pPr>
              <w:spacing w:after="0" w:line="240" w:lineRule="auto"/>
              <w:jc w:val="right"/>
              <w:rPr>
                <w:ins w:id="467" w:author="Emanuele Massaro [2]" w:date="2025-11-10T13:15:00Z"/>
                <w:rFonts w:eastAsia="Times New Roman" w:cs="Times New Roman"/>
                <w:color w:val="000000"/>
                <w:sz w:val="22"/>
                <w:lang w:eastAsia="en-GB"/>
                <w:rPrChange w:id="468" w:author="Emanuele Massaro [2]" w:date="2025-11-10T13:23:00Z">
                  <w:rPr>
                    <w:ins w:id="469" w:author="Emanuele Massaro [2]" w:date="2025-11-10T13:15:00Z"/>
                    <w:rFonts w:ascii="Calibri" w:eastAsia="Times New Roman" w:hAnsi="Calibri" w:cs="Calibri"/>
                    <w:color w:val="000000"/>
                    <w:sz w:val="22"/>
                    <w:lang w:eastAsia="en-GB"/>
                  </w:rPr>
                </w:rPrChange>
              </w:rPr>
            </w:pPr>
            <w:ins w:id="470" w:author="Emanuele Massaro [2]" w:date="2025-11-10T14:48:00Z">
              <w:r w:rsidRPr="0017206A">
                <w:t>-0.075</w:t>
              </w:r>
            </w:ins>
          </w:p>
        </w:tc>
        <w:tc>
          <w:tcPr>
            <w:tcW w:w="901" w:type="dxa"/>
            <w:gridSpan w:val="2"/>
            <w:noWrap/>
            <w:hideMark/>
            <w:tcPrChange w:id="471" w:author="Emanuele Massaro [2]" w:date="2025-11-10T14:48:00Z">
              <w:tcPr>
                <w:tcW w:w="901" w:type="dxa"/>
                <w:gridSpan w:val="2"/>
                <w:noWrap/>
                <w:vAlign w:val="bottom"/>
                <w:hideMark/>
              </w:tcPr>
            </w:tcPrChange>
          </w:tcPr>
          <w:p w14:paraId="4A8E11BF" w14:textId="786CFB16" w:rsidR="00C906AE" w:rsidRPr="002733A1" w:rsidRDefault="00C906AE" w:rsidP="00C906AE">
            <w:pPr>
              <w:spacing w:after="0" w:line="240" w:lineRule="auto"/>
              <w:jc w:val="right"/>
              <w:rPr>
                <w:ins w:id="472" w:author="Emanuele Massaro [2]" w:date="2025-11-10T13:15:00Z"/>
                <w:rFonts w:eastAsia="Times New Roman" w:cs="Times New Roman"/>
                <w:color w:val="000000"/>
                <w:sz w:val="22"/>
                <w:lang w:eastAsia="en-GB"/>
                <w:rPrChange w:id="473" w:author="Emanuele Massaro [2]" w:date="2025-11-10T13:23:00Z">
                  <w:rPr>
                    <w:ins w:id="474" w:author="Emanuele Massaro [2]" w:date="2025-11-10T13:15:00Z"/>
                    <w:rFonts w:ascii="Calibri" w:eastAsia="Times New Roman" w:hAnsi="Calibri" w:cs="Calibri"/>
                    <w:color w:val="000000"/>
                    <w:sz w:val="22"/>
                    <w:lang w:eastAsia="en-GB"/>
                  </w:rPr>
                </w:rPrChange>
              </w:rPr>
            </w:pPr>
            <w:ins w:id="475" w:author="Emanuele Massaro [2]" w:date="2025-11-10T14:48:00Z">
              <w:r w:rsidRPr="0017206A">
                <w:t>0.151</w:t>
              </w:r>
            </w:ins>
          </w:p>
        </w:tc>
        <w:tc>
          <w:tcPr>
            <w:tcW w:w="942" w:type="dxa"/>
            <w:noWrap/>
            <w:hideMark/>
            <w:tcPrChange w:id="476" w:author="Emanuele Massaro [2]" w:date="2025-11-10T14:48:00Z">
              <w:tcPr>
                <w:tcW w:w="1148" w:type="dxa"/>
                <w:gridSpan w:val="2"/>
                <w:noWrap/>
                <w:vAlign w:val="bottom"/>
                <w:hideMark/>
              </w:tcPr>
            </w:tcPrChange>
          </w:tcPr>
          <w:p w14:paraId="474BB36A" w14:textId="2253487C" w:rsidR="00C906AE" w:rsidRPr="002733A1" w:rsidRDefault="00C906AE" w:rsidP="00C906AE">
            <w:pPr>
              <w:spacing w:after="0" w:line="240" w:lineRule="auto"/>
              <w:jc w:val="right"/>
              <w:rPr>
                <w:ins w:id="477" w:author="Emanuele Massaro [2]" w:date="2025-11-10T13:15:00Z"/>
                <w:rFonts w:eastAsia="Times New Roman" w:cs="Times New Roman"/>
                <w:color w:val="000000"/>
                <w:sz w:val="22"/>
                <w:lang w:eastAsia="en-GB"/>
                <w:rPrChange w:id="478" w:author="Emanuele Massaro [2]" w:date="2025-11-10T13:23:00Z">
                  <w:rPr>
                    <w:ins w:id="479" w:author="Emanuele Massaro [2]" w:date="2025-11-10T13:15:00Z"/>
                    <w:rFonts w:ascii="Calibri" w:eastAsia="Times New Roman" w:hAnsi="Calibri" w:cs="Calibri"/>
                    <w:color w:val="000000"/>
                    <w:sz w:val="22"/>
                    <w:lang w:eastAsia="en-GB"/>
                  </w:rPr>
                </w:rPrChange>
              </w:rPr>
            </w:pPr>
            <w:ins w:id="480" w:author="Emanuele Massaro [2]" w:date="2025-11-10T14:48:00Z">
              <w:r w:rsidRPr="0017206A">
                <w:t>-0.77</w:t>
              </w:r>
            </w:ins>
          </w:p>
        </w:tc>
        <w:tc>
          <w:tcPr>
            <w:tcW w:w="992" w:type="dxa"/>
            <w:noWrap/>
            <w:hideMark/>
            <w:tcPrChange w:id="481" w:author="Emanuele Massaro [2]" w:date="2025-11-10T14:48:00Z">
              <w:tcPr>
                <w:tcW w:w="992" w:type="dxa"/>
                <w:noWrap/>
                <w:vAlign w:val="bottom"/>
                <w:hideMark/>
              </w:tcPr>
            </w:tcPrChange>
          </w:tcPr>
          <w:p w14:paraId="3E2EB9FB" w14:textId="4268EE76" w:rsidR="00C906AE" w:rsidRPr="002733A1" w:rsidRDefault="00C906AE" w:rsidP="00C906AE">
            <w:pPr>
              <w:spacing w:after="0" w:line="240" w:lineRule="auto"/>
              <w:jc w:val="right"/>
              <w:rPr>
                <w:ins w:id="482" w:author="Emanuele Massaro [2]" w:date="2025-11-10T13:15:00Z"/>
                <w:rFonts w:eastAsia="Times New Roman" w:cs="Times New Roman"/>
                <w:color w:val="000000"/>
                <w:sz w:val="22"/>
                <w:lang w:eastAsia="en-GB"/>
                <w:rPrChange w:id="483" w:author="Emanuele Massaro [2]" w:date="2025-11-10T13:23:00Z">
                  <w:rPr>
                    <w:ins w:id="484" w:author="Emanuele Massaro [2]" w:date="2025-11-10T13:15:00Z"/>
                    <w:rFonts w:ascii="Calibri" w:eastAsia="Times New Roman" w:hAnsi="Calibri" w:cs="Calibri"/>
                    <w:color w:val="000000"/>
                    <w:sz w:val="22"/>
                    <w:lang w:eastAsia="en-GB"/>
                  </w:rPr>
                </w:rPrChange>
              </w:rPr>
            </w:pPr>
            <w:ins w:id="485" w:author="Emanuele Massaro [2]" w:date="2025-11-10T14:48:00Z">
              <w:r w:rsidRPr="0017206A">
                <w:t>-0.02</w:t>
              </w:r>
            </w:ins>
          </w:p>
        </w:tc>
        <w:tc>
          <w:tcPr>
            <w:tcW w:w="993" w:type="dxa"/>
            <w:noWrap/>
            <w:hideMark/>
            <w:tcPrChange w:id="486" w:author="Emanuele Massaro [2]" w:date="2025-11-10T14:48:00Z">
              <w:tcPr>
                <w:tcW w:w="1002" w:type="dxa"/>
                <w:noWrap/>
                <w:vAlign w:val="bottom"/>
                <w:hideMark/>
              </w:tcPr>
            </w:tcPrChange>
          </w:tcPr>
          <w:p w14:paraId="21A1AF2C" w14:textId="2E0C1A75" w:rsidR="00C906AE" w:rsidRPr="002733A1" w:rsidRDefault="00C906AE" w:rsidP="00C906AE">
            <w:pPr>
              <w:spacing w:after="0" w:line="240" w:lineRule="auto"/>
              <w:jc w:val="right"/>
              <w:rPr>
                <w:ins w:id="487" w:author="Emanuele Massaro [2]" w:date="2025-11-10T13:15:00Z"/>
                <w:rFonts w:eastAsia="Times New Roman" w:cs="Times New Roman"/>
                <w:color w:val="000000"/>
                <w:sz w:val="22"/>
                <w:lang w:eastAsia="en-GB"/>
                <w:rPrChange w:id="488" w:author="Emanuele Massaro [2]" w:date="2025-11-10T13:23:00Z">
                  <w:rPr>
                    <w:ins w:id="489" w:author="Emanuele Massaro [2]" w:date="2025-11-10T13:15:00Z"/>
                    <w:rFonts w:ascii="Calibri" w:eastAsia="Times New Roman" w:hAnsi="Calibri" w:cs="Calibri"/>
                    <w:color w:val="000000"/>
                    <w:sz w:val="22"/>
                    <w:lang w:eastAsia="en-GB"/>
                  </w:rPr>
                </w:rPrChange>
              </w:rPr>
            </w:pPr>
            <w:ins w:id="490" w:author="Emanuele Massaro [2]" w:date="2025-11-10T14:48:00Z">
              <w:r w:rsidRPr="0017206A">
                <w:t>0.065</w:t>
              </w:r>
            </w:ins>
          </w:p>
        </w:tc>
      </w:tr>
      <w:tr w:rsidR="00C906AE" w:rsidRPr="002733A1" w14:paraId="7D62998A" w14:textId="77777777" w:rsidTr="00C906AE">
        <w:trPr>
          <w:trHeight w:val="285"/>
          <w:ins w:id="491" w:author="Emanuele Massaro [2]" w:date="2025-11-10T13:15:00Z"/>
          <w:trPrChange w:id="492" w:author="Emanuele Massaro [2]" w:date="2025-11-10T14:48:00Z">
            <w:trPr>
              <w:gridBefore w:val="2"/>
              <w:trHeight w:val="285"/>
            </w:trPr>
          </w:trPrChange>
        </w:trPr>
        <w:tc>
          <w:tcPr>
            <w:tcW w:w="2083" w:type="dxa"/>
            <w:noWrap/>
            <w:hideMark/>
            <w:tcPrChange w:id="493" w:author="Emanuele Massaro [2]" w:date="2025-11-10T14:48:00Z">
              <w:tcPr>
                <w:tcW w:w="1879" w:type="dxa"/>
                <w:noWrap/>
                <w:vAlign w:val="bottom"/>
                <w:hideMark/>
              </w:tcPr>
            </w:tcPrChange>
          </w:tcPr>
          <w:p w14:paraId="27CC6AFF" w14:textId="73F4CA8D" w:rsidR="00C906AE" w:rsidRPr="002733A1" w:rsidRDefault="00C906AE" w:rsidP="00C906AE">
            <w:pPr>
              <w:spacing w:after="0" w:line="240" w:lineRule="auto"/>
              <w:rPr>
                <w:ins w:id="494" w:author="Emanuele Massaro [2]" w:date="2025-11-10T13:15:00Z"/>
                <w:rFonts w:eastAsia="Times New Roman" w:cs="Times New Roman"/>
                <w:color w:val="000000"/>
                <w:sz w:val="22"/>
                <w:lang w:eastAsia="en-GB"/>
                <w:rPrChange w:id="495" w:author="Emanuele Massaro [2]" w:date="2025-11-10T13:23:00Z">
                  <w:rPr>
                    <w:ins w:id="496" w:author="Emanuele Massaro [2]" w:date="2025-11-10T13:15:00Z"/>
                    <w:rFonts w:ascii="Calibri" w:eastAsia="Times New Roman" w:hAnsi="Calibri" w:cs="Calibri"/>
                    <w:color w:val="000000"/>
                    <w:sz w:val="22"/>
                    <w:lang w:eastAsia="en-GB"/>
                  </w:rPr>
                </w:rPrChange>
              </w:rPr>
            </w:pPr>
            <w:ins w:id="497" w:author="Emanuele Massaro [2]" w:date="2025-11-10T14:48:00Z">
              <w:r w:rsidRPr="0017206A">
                <w:t>Water</w:t>
              </w:r>
            </w:ins>
          </w:p>
        </w:tc>
        <w:tc>
          <w:tcPr>
            <w:tcW w:w="1048" w:type="dxa"/>
            <w:gridSpan w:val="2"/>
            <w:noWrap/>
            <w:hideMark/>
            <w:tcPrChange w:id="498" w:author="Emanuele Massaro [2]" w:date="2025-11-10T14:48:00Z">
              <w:tcPr>
                <w:tcW w:w="1016" w:type="dxa"/>
                <w:gridSpan w:val="3"/>
                <w:noWrap/>
                <w:vAlign w:val="bottom"/>
                <w:hideMark/>
              </w:tcPr>
            </w:tcPrChange>
          </w:tcPr>
          <w:p w14:paraId="6831703B" w14:textId="022539B1" w:rsidR="00C906AE" w:rsidRPr="002733A1" w:rsidRDefault="00C906AE" w:rsidP="00C906AE">
            <w:pPr>
              <w:spacing w:after="0" w:line="240" w:lineRule="auto"/>
              <w:jc w:val="right"/>
              <w:rPr>
                <w:ins w:id="499" w:author="Emanuele Massaro [2]" w:date="2025-11-10T13:15:00Z"/>
                <w:rFonts w:eastAsia="Times New Roman" w:cs="Times New Roman"/>
                <w:color w:val="000000"/>
                <w:sz w:val="22"/>
                <w:lang w:eastAsia="en-GB"/>
                <w:rPrChange w:id="500" w:author="Emanuele Massaro [2]" w:date="2025-11-10T13:23:00Z">
                  <w:rPr>
                    <w:ins w:id="501" w:author="Emanuele Massaro [2]" w:date="2025-11-10T13:15:00Z"/>
                    <w:rFonts w:ascii="Calibri" w:eastAsia="Times New Roman" w:hAnsi="Calibri" w:cs="Calibri"/>
                    <w:color w:val="000000"/>
                    <w:sz w:val="22"/>
                    <w:lang w:eastAsia="en-GB"/>
                  </w:rPr>
                </w:rPrChange>
              </w:rPr>
            </w:pPr>
            <w:ins w:id="502" w:author="Emanuele Massaro [2]" w:date="2025-11-10T14:48:00Z">
              <w:r w:rsidRPr="0017206A">
                <w:t>0.04</w:t>
              </w:r>
            </w:ins>
          </w:p>
        </w:tc>
        <w:tc>
          <w:tcPr>
            <w:tcW w:w="786" w:type="dxa"/>
            <w:noWrap/>
            <w:hideMark/>
            <w:tcPrChange w:id="503" w:author="Emanuele Massaro [2]" w:date="2025-11-10T14:48:00Z">
              <w:tcPr>
                <w:tcW w:w="786" w:type="dxa"/>
                <w:noWrap/>
                <w:vAlign w:val="bottom"/>
                <w:hideMark/>
              </w:tcPr>
            </w:tcPrChange>
          </w:tcPr>
          <w:p w14:paraId="4BAB7F18" w14:textId="7DECA5EB" w:rsidR="00C906AE" w:rsidRPr="002733A1" w:rsidRDefault="00C906AE" w:rsidP="00C906AE">
            <w:pPr>
              <w:spacing w:after="0" w:line="240" w:lineRule="auto"/>
              <w:jc w:val="right"/>
              <w:rPr>
                <w:ins w:id="504" w:author="Emanuele Massaro [2]" w:date="2025-11-10T13:15:00Z"/>
                <w:rFonts w:eastAsia="Times New Roman" w:cs="Times New Roman"/>
                <w:color w:val="000000"/>
                <w:sz w:val="22"/>
                <w:lang w:eastAsia="en-GB"/>
                <w:rPrChange w:id="505" w:author="Emanuele Massaro [2]" w:date="2025-11-10T13:23:00Z">
                  <w:rPr>
                    <w:ins w:id="506" w:author="Emanuele Massaro [2]" w:date="2025-11-10T13:15:00Z"/>
                    <w:rFonts w:ascii="Calibri" w:eastAsia="Times New Roman" w:hAnsi="Calibri" w:cs="Calibri"/>
                    <w:color w:val="000000"/>
                    <w:sz w:val="22"/>
                    <w:lang w:eastAsia="en-GB"/>
                  </w:rPr>
                </w:rPrChange>
              </w:rPr>
            </w:pPr>
            <w:ins w:id="507" w:author="Emanuele Massaro [2]" w:date="2025-11-10T14:48:00Z">
              <w:r w:rsidRPr="0017206A">
                <w:t>0.024</w:t>
              </w:r>
            </w:ins>
          </w:p>
        </w:tc>
        <w:tc>
          <w:tcPr>
            <w:tcW w:w="992" w:type="dxa"/>
            <w:gridSpan w:val="2"/>
            <w:noWrap/>
            <w:hideMark/>
            <w:tcPrChange w:id="508" w:author="Emanuele Massaro [2]" w:date="2025-11-10T14:48:00Z">
              <w:tcPr>
                <w:tcW w:w="992" w:type="dxa"/>
                <w:gridSpan w:val="3"/>
                <w:noWrap/>
                <w:vAlign w:val="bottom"/>
                <w:hideMark/>
              </w:tcPr>
            </w:tcPrChange>
          </w:tcPr>
          <w:p w14:paraId="0D3798A2" w14:textId="53136549" w:rsidR="00C906AE" w:rsidRPr="002733A1" w:rsidRDefault="00C906AE" w:rsidP="00C906AE">
            <w:pPr>
              <w:spacing w:after="0" w:line="240" w:lineRule="auto"/>
              <w:jc w:val="right"/>
              <w:rPr>
                <w:ins w:id="509" w:author="Emanuele Massaro [2]" w:date="2025-11-10T13:15:00Z"/>
                <w:rFonts w:eastAsia="Times New Roman" w:cs="Times New Roman"/>
                <w:color w:val="000000"/>
                <w:sz w:val="22"/>
                <w:lang w:eastAsia="en-GB"/>
                <w:rPrChange w:id="510" w:author="Emanuele Massaro [2]" w:date="2025-11-10T13:23:00Z">
                  <w:rPr>
                    <w:ins w:id="511" w:author="Emanuele Massaro [2]" w:date="2025-11-10T13:15:00Z"/>
                    <w:rFonts w:ascii="Calibri" w:eastAsia="Times New Roman" w:hAnsi="Calibri" w:cs="Calibri"/>
                    <w:color w:val="000000"/>
                    <w:sz w:val="22"/>
                    <w:lang w:eastAsia="en-GB"/>
                  </w:rPr>
                </w:rPrChange>
              </w:rPr>
            </w:pPr>
            <w:ins w:id="512" w:author="Emanuele Massaro [2]" w:date="2025-11-10T14:48:00Z">
              <w:r w:rsidRPr="0017206A">
                <w:t>0.098</w:t>
              </w:r>
            </w:ins>
          </w:p>
        </w:tc>
        <w:tc>
          <w:tcPr>
            <w:tcW w:w="992" w:type="dxa"/>
            <w:noWrap/>
            <w:hideMark/>
            <w:tcPrChange w:id="513" w:author="Emanuele Massaro [2]" w:date="2025-11-10T14:48:00Z">
              <w:tcPr>
                <w:tcW w:w="992" w:type="dxa"/>
                <w:gridSpan w:val="2"/>
                <w:noWrap/>
                <w:vAlign w:val="bottom"/>
                <w:hideMark/>
              </w:tcPr>
            </w:tcPrChange>
          </w:tcPr>
          <w:p w14:paraId="28E73B52" w14:textId="650721BE" w:rsidR="00C906AE" w:rsidRPr="002733A1" w:rsidRDefault="00C906AE" w:rsidP="00C906AE">
            <w:pPr>
              <w:spacing w:after="0" w:line="240" w:lineRule="auto"/>
              <w:jc w:val="right"/>
              <w:rPr>
                <w:ins w:id="514" w:author="Emanuele Massaro [2]" w:date="2025-11-10T13:15:00Z"/>
                <w:rFonts w:eastAsia="Times New Roman" w:cs="Times New Roman"/>
                <w:color w:val="000000"/>
                <w:sz w:val="22"/>
                <w:lang w:eastAsia="en-GB"/>
                <w:rPrChange w:id="515" w:author="Emanuele Massaro [2]" w:date="2025-11-10T13:23:00Z">
                  <w:rPr>
                    <w:ins w:id="516" w:author="Emanuele Massaro [2]" w:date="2025-11-10T13:15:00Z"/>
                    <w:rFonts w:ascii="Calibri" w:eastAsia="Times New Roman" w:hAnsi="Calibri" w:cs="Calibri"/>
                    <w:color w:val="000000"/>
                    <w:sz w:val="22"/>
                    <w:lang w:eastAsia="en-GB"/>
                  </w:rPr>
                </w:rPrChange>
              </w:rPr>
            </w:pPr>
            <w:ins w:id="517" w:author="Emanuele Massaro [2]" w:date="2025-11-10T14:48:00Z">
              <w:r w:rsidRPr="0017206A">
                <w:t>0.026</w:t>
              </w:r>
            </w:ins>
          </w:p>
        </w:tc>
        <w:tc>
          <w:tcPr>
            <w:tcW w:w="901" w:type="dxa"/>
            <w:gridSpan w:val="2"/>
            <w:noWrap/>
            <w:hideMark/>
            <w:tcPrChange w:id="518" w:author="Emanuele Massaro [2]" w:date="2025-11-10T14:48:00Z">
              <w:tcPr>
                <w:tcW w:w="901" w:type="dxa"/>
                <w:gridSpan w:val="2"/>
                <w:noWrap/>
                <w:vAlign w:val="bottom"/>
                <w:hideMark/>
              </w:tcPr>
            </w:tcPrChange>
          </w:tcPr>
          <w:p w14:paraId="49DB82AB" w14:textId="530A43A9" w:rsidR="00C906AE" w:rsidRPr="002733A1" w:rsidRDefault="00C906AE" w:rsidP="00C906AE">
            <w:pPr>
              <w:spacing w:after="0" w:line="240" w:lineRule="auto"/>
              <w:jc w:val="right"/>
              <w:rPr>
                <w:ins w:id="519" w:author="Emanuele Massaro [2]" w:date="2025-11-10T13:15:00Z"/>
                <w:rFonts w:eastAsia="Times New Roman" w:cs="Times New Roman"/>
                <w:color w:val="000000"/>
                <w:sz w:val="22"/>
                <w:lang w:eastAsia="en-GB"/>
                <w:rPrChange w:id="520" w:author="Emanuele Massaro [2]" w:date="2025-11-10T13:23:00Z">
                  <w:rPr>
                    <w:ins w:id="521" w:author="Emanuele Massaro [2]" w:date="2025-11-10T13:15:00Z"/>
                    <w:rFonts w:ascii="Calibri" w:eastAsia="Times New Roman" w:hAnsi="Calibri" w:cs="Calibri"/>
                    <w:color w:val="000000"/>
                    <w:sz w:val="22"/>
                    <w:lang w:eastAsia="en-GB"/>
                  </w:rPr>
                </w:rPrChange>
              </w:rPr>
            </w:pPr>
            <w:ins w:id="522" w:author="Emanuele Massaro [2]" w:date="2025-11-10T14:48:00Z">
              <w:r w:rsidRPr="0017206A">
                <w:t>0.026</w:t>
              </w:r>
            </w:ins>
          </w:p>
        </w:tc>
        <w:tc>
          <w:tcPr>
            <w:tcW w:w="942" w:type="dxa"/>
            <w:noWrap/>
            <w:hideMark/>
            <w:tcPrChange w:id="523" w:author="Emanuele Massaro [2]" w:date="2025-11-10T14:48:00Z">
              <w:tcPr>
                <w:tcW w:w="1148" w:type="dxa"/>
                <w:gridSpan w:val="2"/>
                <w:noWrap/>
                <w:vAlign w:val="bottom"/>
                <w:hideMark/>
              </w:tcPr>
            </w:tcPrChange>
          </w:tcPr>
          <w:p w14:paraId="0530B7B6" w14:textId="661C43FC" w:rsidR="00C906AE" w:rsidRPr="002733A1" w:rsidRDefault="00C906AE" w:rsidP="00C906AE">
            <w:pPr>
              <w:spacing w:after="0" w:line="240" w:lineRule="auto"/>
              <w:jc w:val="right"/>
              <w:rPr>
                <w:ins w:id="524" w:author="Emanuele Massaro [2]" w:date="2025-11-10T13:15:00Z"/>
                <w:rFonts w:eastAsia="Times New Roman" w:cs="Times New Roman"/>
                <w:color w:val="000000"/>
                <w:sz w:val="22"/>
                <w:lang w:eastAsia="en-GB"/>
                <w:rPrChange w:id="525" w:author="Emanuele Massaro [2]" w:date="2025-11-10T13:23:00Z">
                  <w:rPr>
                    <w:ins w:id="526" w:author="Emanuele Massaro [2]" w:date="2025-11-10T13:15:00Z"/>
                    <w:rFonts w:ascii="Calibri" w:eastAsia="Times New Roman" w:hAnsi="Calibri" w:cs="Calibri"/>
                    <w:color w:val="000000"/>
                    <w:sz w:val="22"/>
                    <w:lang w:eastAsia="en-GB"/>
                  </w:rPr>
                </w:rPrChange>
              </w:rPr>
            </w:pPr>
            <w:ins w:id="527" w:author="Emanuele Massaro [2]" w:date="2025-11-10T14:48:00Z">
              <w:r w:rsidRPr="0017206A">
                <w:t>-0.002</w:t>
              </w:r>
            </w:ins>
          </w:p>
        </w:tc>
        <w:tc>
          <w:tcPr>
            <w:tcW w:w="992" w:type="dxa"/>
            <w:noWrap/>
            <w:hideMark/>
            <w:tcPrChange w:id="528" w:author="Emanuele Massaro [2]" w:date="2025-11-10T14:48:00Z">
              <w:tcPr>
                <w:tcW w:w="992" w:type="dxa"/>
                <w:noWrap/>
                <w:vAlign w:val="bottom"/>
                <w:hideMark/>
              </w:tcPr>
            </w:tcPrChange>
          </w:tcPr>
          <w:p w14:paraId="39046F93" w14:textId="08DB6FF7" w:rsidR="00C906AE" w:rsidRPr="002733A1" w:rsidRDefault="00C906AE" w:rsidP="00C906AE">
            <w:pPr>
              <w:spacing w:after="0" w:line="240" w:lineRule="auto"/>
              <w:jc w:val="right"/>
              <w:rPr>
                <w:ins w:id="529" w:author="Emanuele Massaro [2]" w:date="2025-11-10T13:15:00Z"/>
                <w:rFonts w:eastAsia="Times New Roman" w:cs="Times New Roman"/>
                <w:color w:val="000000"/>
                <w:sz w:val="22"/>
                <w:lang w:eastAsia="en-GB"/>
                <w:rPrChange w:id="530" w:author="Emanuele Massaro [2]" w:date="2025-11-10T13:23:00Z">
                  <w:rPr>
                    <w:ins w:id="531" w:author="Emanuele Massaro [2]" w:date="2025-11-10T13:15:00Z"/>
                    <w:rFonts w:ascii="Calibri" w:eastAsia="Times New Roman" w:hAnsi="Calibri" w:cs="Calibri"/>
                    <w:color w:val="000000"/>
                    <w:sz w:val="22"/>
                    <w:lang w:eastAsia="en-GB"/>
                  </w:rPr>
                </w:rPrChange>
              </w:rPr>
            </w:pPr>
            <w:ins w:id="532" w:author="Emanuele Massaro [2]" w:date="2025-11-10T14:48:00Z">
              <w:r w:rsidRPr="0017206A">
                <w:t>0.018</w:t>
              </w:r>
            </w:ins>
          </w:p>
        </w:tc>
        <w:tc>
          <w:tcPr>
            <w:tcW w:w="993" w:type="dxa"/>
            <w:noWrap/>
            <w:hideMark/>
            <w:tcPrChange w:id="533" w:author="Emanuele Massaro [2]" w:date="2025-11-10T14:48:00Z">
              <w:tcPr>
                <w:tcW w:w="1002" w:type="dxa"/>
                <w:noWrap/>
                <w:vAlign w:val="bottom"/>
                <w:hideMark/>
              </w:tcPr>
            </w:tcPrChange>
          </w:tcPr>
          <w:p w14:paraId="7A39258D" w14:textId="238B64EE" w:rsidR="00C906AE" w:rsidRPr="002733A1" w:rsidRDefault="00C906AE" w:rsidP="00C906AE">
            <w:pPr>
              <w:spacing w:after="0" w:line="240" w:lineRule="auto"/>
              <w:jc w:val="right"/>
              <w:rPr>
                <w:ins w:id="534" w:author="Emanuele Massaro [2]" w:date="2025-11-10T13:15:00Z"/>
                <w:rFonts w:eastAsia="Times New Roman" w:cs="Times New Roman"/>
                <w:color w:val="000000"/>
                <w:sz w:val="22"/>
                <w:lang w:eastAsia="en-GB"/>
                <w:rPrChange w:id="535" w:author="Emanuele Massaro [2]" w:date="2025-11-10T13:23:00Z">
                  <w:rPr>
                    <w:ins w:id="536" w:author="Emanuele Massaro [2]" w:date="2025-11-10T13:15:00Z"/>
                    <w:rFonts w:ascii="Calibri" w:eastAsia="Times New Roman" w:hAnsi="Calibri" w:cs="Calibri"/>
                    <w:color w:val="000000"/>
                    <w:sz w:val="22"/>
                    <w:lang w:eastAsia="en-GB"/>
                  </w:rPr>
                </w:rPrChange>
              </w:rPr>
            </w:pPr>
            <w:ins w:id="537" w:author="Emanuele Massaro [2]" w:date="2025-11-10T14:48:00Z">
              <w:r w:rsidRPr="0017206A">
                <w:t>0.147</w:t>
              </w:r>
            </w:ins>
          </w:p>
        </w:tc>
      </w:tr>
      <w:tr w:rsidR="00C906AE" w:rsidRPr="002733A1" w14:paraId="2635A715" w14:textId="77777777" w:rsidTr="00C906AE">
        <w:trPr>
          <w:trHeight w:val="285"/>
          <w:ins w:id="538" w:author="Emanuele Massaro [2]" w:date="2025-11-10T13:15:00Z"/>
          <w:trPrChange w:id="539" w:author="Emanuele Massaro [2]" w:date="2025-11-10T14:48:00Z">
            <w:trPr>
              <w:gridBefore w:val="2"/>
              <w:trHeight w:val="285"/>
            </w:trPr>
          </w:trPrChange>
        </w:trPr>
        <w:tc>
          <w:tcPr>
            <w:tcW w:w="2083" w:type="dxa"/>
            <w:noWrap/>
            <w:hideMark/>
            <w:tcPrChange w:id="540" w:author="Emanuele Massaro [2]" w:date="2025-11-10T14:48:00Z">
              <w:tcPr>
                <w:tcW w:w="1879" w:type="dxa"/>
                <w:noWrap/>
                <w:vAlign w:val="bottom"/>
                <w:hideMark/>
              </w:tcPr>
            </w:tcPrChange>
          </w:tcPr>
          <w:p w14:paraId="4AA94522" w14:textId="16C4D6A3" w:rsidR="00C906AE" w:rsidRPr="002733A1" w:rsidRDefault="00C906AE" w:rsidP="00C906AE">
            <w:pPr>
              <w:spacing w:after="0" w:line="240" w:lineRule="auto"/>
              <w:rPr>
                <w:ins w:id="541" w:author="Emanuele Massaro [2]" w:date="2025-11-10T13:15:00Z"/>
                <w:rFonts w:eastAsia="Times New Roman" w:cs="Times New Roman"/>
                <w:color w:val="000000"/>
                <w:sz w:val="22"/>
                <w:lang w:eastAsia="en-GB"/>
                <w:rPrChange w:id="542" w:author="Emanuele Massaro [2]" w:date="2025-11-10T13:23:00Z">
                  <w:rPr>
                    <w:ins w:id="543" w:author="Emanuele Massaro [2]" w:date="2025-11-10T13:15:00Z"/>
                    <w:rFonts w:ascii="Calibri" w:eastAsia="Times New Roman" w:hAnsi="Calibri" w:cs="Calibri"/>
                    <w:color w:val="000000"/>
                    <w:sz w:val="22"/>
                    <w:lang w:eastAsia="en-GB"/>
                  </w:rPr>
                </w:rPrChange>
              </w:rPr>
            </w:pPr>
            <w:ins w:id="544" w:author="Emanuele Massaro [2]" w:date="2025-11-10T14:48:00Z">
              <w:r w:rsidRPr="0017206A">
                <w:t>Other</w:t>
              </w:r>
            </w:ins>
          </w:p>
        </w:tc>
        <w:tc>
          <w:tcPr>
            <w:tcW w:w="1048" w:type="dxa"/>
            <w:gridSpan w:val="2"/>
            <w:noWrap/>
            <w:hideMark/>
            <w:tcPrChange w:id="545" w:author="Emanuele Massaro [2]" w:date="2025-11-10T14:48:00Z">
              <w:tcPr>
                <w:tcW w:w="1016" w:type="dxa"/>
                <w:gridSpan w:val="3"/>
                <w:noWrap/>
                <w:vAlign w:val="bottom"/>
                <w:hideMark/>
              </w:tcPr>
            </w:tcPrChange>
          </w:tcPr>
          <w:p w14:paraId="5ACE08E2" w14:textId="5A915412" w:rsidR="00C906AE" w:rsidRPr="002733A1" w:rsidRDefault="00C906AE" w:rsidP="00C906AE">
            <w:pPr>
              <w:spacing w:after="0" w:line="240" w:lineRule="auto"/>
              <w:jc w:val="right"/>
              <w:rPr>
                <w:ins w:id="546" w:author="Emanuele Massaro [2]" w:date="2025-11-10T13:15:00Z"/>
                <w:rFonts w:eastAsia="Times New Roman" w:cs="Times New Roman"/>
                <w:color w:val="000000"/>
                <w:sz w:val="22"/>
                <w:lang w:eastAsia="en-GB"/>
                <w:rPrChange w:id="547" w:author="Emanuele Massaro [2]" w:date="2025-11-10T13:23:00Z">
                  <w:rPr>
                    <w:ins w:id="548" w:author="Emanuele Massaro [2]" w:date="2025-11-10T13:15:00Z"/>
                    <w:rFonts w:ascii="Calibri" w:eastAsia="Times New Roman" w:hAnsi="Calibri" w:cs="Calibri"/>
                    <w:color w:val="000000"/>
                    <w:sz w:val="22"/>
                    <w:lang w:eastAsia="en-GB"/>
                  </w:rPr>
                </w:rPrChange>
              </w:rPr>
            </w:pPr>
            <w:ins w:id="549" w:author="Emanuele Massaro [2]" w:date="2025-11-10T14:48:00Z">
              <w:r w:rsidRPr="0017206A">
                <w:t>0.003</w:t>
              </w:r>
            </w:ins>
          </w:p>
        </w:tc>
        <w:tc>
          <w:tcPr>
            <w:tcW w:w="786" w:type="dxa"/>
            <w:noWrap/>
            <w:hideMark/>
            <w:tcPrChange w:id="550" w:author="Emanuele Massaro [2]" w:date="2025-11-10T14:48:00Z">
              <w:tcPr>
                <w:tcW w:w="786" w:type="dxa"/>
                <w:noWrap/>
                <w:vAlign w:val="bottom"/>
                <w:hideMark/>
              </w:tcPr>
            </w:tcPrChange>
          </w:tcPr>
          <w:p w14:paraId="2D37B6A5" w14:textId="52B65EC1" w:rsidR="00C906AE" w:rsidRPr="002733A1" w:rsidRDefault="00C906AE" w:rsidP="00C906AE">
            <w:pPr>
              <w:spacing w:after="0" w:line="240" w:lineRule="auto"/>
              <w:jc w:val="right"/>
              <w:rPr>
                <w:ins w:id="551" w:author="Emanuele Massaro [2]" w:date="2025-11-10T13:15:00Z"/>
                <w:rFonts w:eastAsia="Times New Roman" w:cs="Times New Roman"/>
                <w:color w:val="000000"/>
                <w:sz w:val="22"/>
                <w:lang w:eastAsia="en-GB"/>
                <w:rPrChange w:id="552" w:author="Emanuele Massaro [2]" w:date="2025-11-10T13:23:00Z">
                  <w:rPr>
                    <w:ins w:id="553" w:author="Emanuele Massaro [2]" w:date="2025-11-10T13:15:00Z"/>
                    <w:rFonts w:ascii="Calibri" w:eastAsia="Times New Roman" w:hAnsi="Calibri" w:cs="Calibri"/>
                    <w:color w:val="000000"/>
                    <w:sz w:val="22"/>
                    <w:lang w:eastAsia="en-GB"/>
                  </w:rPr>
                </w:rPrChange>
              </w:rPr>
            </w:pPr>
            <w:ins w:id="554" w:author="Emanuele Massaro [2]" w:date="2025-11-10T14:48:00Z">
              <w:r w:rsidRPr="0017206A">
                <w:t>0.026</w:t>
              </w:r>
            </w:ins>
          </w:p>
        </w:tc>
        <w:tc>
          <w:tcPr>
            <w:tcW w:w="992" w:type="dxa"/>
            <w:gridSpan w:val="2"/>
            <w:noWrap/>
            <w:hideMark/>
            <w:tcPrChange w:id="555" w:author="Emanuele Massaro [2]" w:date="2025-11-10T14:48:00Z">
              <w:tcPr>
                <w:tcW w:w="992" w:type="dxa"/>
                <w:gridSpan w:val="3"/>
                <w:noWrap/>
                <w:vAlign w:val="bottom"/>
                <w:hideMark/>
              </w:tcPr>
            </w:tcPrChange>
          </w:tcPr>
          <w:p w14:paraId="4D66AB09" w14:textId="6290C88E" w:rsidR="00C906AE" w:rsidRPr="002733A1" w:rsidRDefault="00C906AE" w:rsidP="00C906AE">
            <w:pPr>
              <w:spacing w:after="0" w:line="240" w:lineRule="auto"/>
              <w:jc w:val="right"/>
              <w:rPr>
                <w:ins w:id="556" w:author="Emanuele Massaro [2]" w:date="2025-11-10T13:15:00Z"/>
                <w:rFonts w:eastAsia="Times New Roman" w:cs="Times New Roman"/>
                <w:color w:val="000000"/>
                <w:sz w:val="22"/>
                <w:lang w:eastAsia="en-GB"/>
                <w:rPrChange w:id="557" w:author="Emanuele Massaro [2]" w:date="2025-11-10T13:23:00Z">
                  <w:rPr>
                    <w:ins w:id="558" w:author="Emanuele Massaro [2]" w:date="2025-11-10T13:15:00Z"/>
                    <w:rFonts w:ascii="Calibri" w:eastAsia="Times New Roman" w:hAnsi="Calibri" w:cs="Calibri"/>
                    <w:color w:val="000000"/>
                    <w:sz w:val="22"/>
                    <w:lang w:eastAsia="en-GB"/>
                  </w:rPr>
                </w:rPrChange>
              </w:rPr>
            </w:pPr>
            <w:ins w:id="559" w:author="Emanuele Massaro [2]" w:date="2025-11-10T14:48:00Z">
              <w:r w:rsidRPr="0017206A">
                <w:t>0.903</w:t>
              </w:r>
            </w:ins>
          </w:p>
        </w:tc>
        <w:tc>
          <w:tcPr>
            <w:tcW w:w="992" w:type="dxa"/>
            <w:noWrap/>
            <w:hideMark/>
            <w:tcPrChange w:id="560" w:author="Emanuele Massaro [2]" w:date="2025-11-10T14:48:00Z">
              <w:tcPr>
                <w:tcW w:w="992" w:type="dxa"/>
                <w:gridSpan w:val="2"/>
                <w:noWrap/>
                <w:vAlign w:val="bottom"/>
                <w:hideMark/>
              </w:tcPr>
            </w:tcPrChange>
          </w:tcPr>
          <w:p w14:paraId="76BC62F7" w14:textId="06C3EC04" w:rsidR="00C906AE" w:rsidRPr="002733A1" w:rsidRDefault="00C906AE" w:rsidP="00C906AE">
            <w:pPr>
              <w:spacing w:after="0" w:line="240" w:lineRule="auto"/>
              <w:jc w:val="right"/>
              <w:rPr>
                <w:ins w:id="561" w:author="Emanuele Massaro [2]" w:date="2025-11-10T13:15:00Z"/>
                <w:rFonts w:eastAsia="Times New Roman" w:cs="Times New Roman"/>
                <w:color w:val="000000"/>
                <w:sz w:val="22"/>
                <w:lang w:eastAsia="en-GB"/>
                <w:rPrChange w:id="562" w:author="Emanuele Massaro [2]" w:date="2025-11-10T13:23:00Z">
                  <w:rPr>
                    <w:ins w:id="563" w:author="Emanuele Massaro [2]" w:date="2025-11-10T13:15:00Z"/>
                    <w:rFonts w:ascii="Calibri" w:eastAsia="Times New Roman" w:hAnsi="Calibri" w:cs="Calibri"/>
                    <w:color w:val="000000"/>
                    <w:sz w:val="22"/>
                    <w:lang w:eastAsia="en-GB"/>
                  </w:rPr>
                </w:rPrChange>
              </w:rPr>
            </w:pPr>
            <w:ins w:id="564" w:author="Emanuele Massaro [2]" w:date="2025-11-10T14:48:00Z">
              <w:r w:rsidRPr="0017206A">
                <w:t>-0.01</w:t>
              </w:r>
            </w:ins>
          </w:p>
        </w:tc>
        <w:tc>
          <w:tcPr>
            <w:tcW w:w="901" w:type="dxa"/>
            <w:gridSpan w:val="2"/>
            <w:noWrap/>
            <w:hideMark/>
            <w:tcPrChange w:id="565" w:author="Emanuele Massaro [2]" w:date="2025-11-10T14:48:00Z">
              <w:tcPr>
                <w:tcW w:w="901" w:type="dxa"/>
                <w:gridSpan w:val="2"/>
                <w:noWrap/>
                <w:vAlign w:val="bottom"/>
                <w:hideMark/>
              </w:tcPr>
            </w:tcPrChange>
          </w:tcPr>
          <w:p w14:paraId="342D90BF" w14:textId="700FF322" w:rsidR="00C906AE" w:rsidRPr="002733A1" w:rsidRDefault="00C906AE" w:rsidP="00C906AE">
            <w:pPr>
              <w:spacing w:after="0" w:line="240" w:lineRule="auto"/>
              <w:jc w:val="right"/>
              <w:rPr>
                <w:ins w:id="566" w:author="Emanuele Massaro [2]" w:date="2025-11-10T13:15:00Z"/>
                <w:rFonts w:eastAsia="Times New Roman" w:cs="Times New Roman"/>
                <w:color w:val="000000"/>
                <w:sz w:val="22"/>
                <w:lang w:eastAsia="en-GB"/>
                <w:rPrChange w:id="567" w:author="Emanuele Massaro [2]" w:date="2025-11-10T13:23:00Z">
                  <w:rPr>
                    <w:ins w:id="568" w:author="Emanuele Massaro [2]" w:date="2025-11-10T13:15:00Z"/>
                    <w:rFonts w:ascii="Calibri" w:eastAsia="Times New Roman" w:hAnsi="Calibri" w:cs="Calibri"/>
                    <w:color w:val="000000"/>
                    <w:sz w:val="22"/>
                    <w:lang w:eastAsia="en-GB"/>
                  </w:rPr>
                </w:rPrChange>
              </w:rPr>
            </w:pPr>
            <w:ins w:id="569" w:author="Emanuele Massaro [2]" w:date="2025-11-10T14:48:00Z">
              <w:r w:rsidRPr="0017206A">
                <w:t>0.021</w:t>
              </w:r>
            </w:ins>
          </w:p>
        </w:tc>
        <w:tc>
          <w:tcPr>
            <w:tcW w:w="942" w:type="dxa"/>
            <w:noWrap/>
            <w:hideMark/>
            <w:tcPrChange w:id="570" w:author="Emanuele Massaro [2]" w:date="2025-11-10T14:48:00Z">
              <w:tcPr>
                <w:tcW w:w="1148" w:type="dxa"/>
                <w:gridSpan w:val="2"/>
                <w:noWrap/>
                <w:vAlign w:val="bottom"/>
                <w:hideMark/>
              </w:tcPr>
            </w:tcPrChange>
          </w:tcPr>
          <w:p w14:paraId="5316C255" w14:textId="2D0700CE" w:rsidR="00C906AE" w:rsidRPr="002733A1" w:rsidRDefault="00C906AE" w:rsidP="00C906AE">
            <w:pPr>
              <w:spacing w:after="0" w:line="240" w:lineRule="auto"/>
              <w:jc w:val="right"/>
              <w:rPr>
                <w:ins w:id="571" w:author="Emanuele Massaro [2]" w:date="2025-11-10T13:15:00Z"/>
                <w:rFonts w:eastAsia="Times New Roman" w:cs="Times New Roman"/>
                <w:color w:val="000000"/>
                <w:sz w:val="22"/>
                <w:lang w:eastAsia="en-GB"/>
                <w:rPrChange w:id="572" w:author="Emanuele Massaro [2]" w:date="2025-11-10T13:23:00Z">
                  <w:rPr>
                    <w:ins w:id="573" w:author="Emanuele Massaro [2]" w:date="2025-11-10T13:15:00Z"/>
                    <w:rFonts w:ascii="Calibri" w:eastAsia="Times New Roman" w:hAnsi="Calibri" w:cs="Calibri"/>
                    <w:color w:val="000000"/>
                    <w:sz w:val="22"/>
                    <w:lang w:eastAsia="en-GB"/>
                  </w:rPr>
                </w:rPrChange>
              </w:rPr>
            </w:pPr>
            <w:ins w:id="574" w:author="Emanuele Massaro [2]" w:date="2025-11-10T14:48:00Z">
              <w:r w:rsidRPr="0017206A">
                <w:t>-0.141</w:t>
              </w:r>
            </w:ins>
          </w:p>
        </w:tc>
        <w:tc>
          <w:tcPr>
            <w:tcW w:w="992" w:type="dxa"/>
            <w:noWrap/>
            <w:hideMark/>
            <w:tcPrChange w:id="575" w:author="Emanuele Massaro [2]" w:date="2025-11-10T14:48:00Z">
              <w:tcPr>
                <w:tcW w:w="992" w:type="dxa"/>
                <w:noWrap/>
                <w:vAlign w:val="bottom"/>
                <w:hideMark/>
              </w:tcPr>
            </w:tcPrChange>
          </w:tcPr>
          <w:p w14:paraId="2B2A13A4" w14:textId="79C11A15" w:rsidR="00C906AE" w:rsidRPr="002733A1" w:rsidRDefault="00C906AE" w:rsidP="00C906AE">
            <w:pPr>
              <w:spacing w:after="0" w:line="240" w:lineRule="auto"/>
              <w:jc w:val="right"/>
              <w:rPr>
                <w:ins w:id="576" w:author="Emanuele Massaro [2]" w:date="2025-11-10T13:15:00Z"/>
                <w:rFonts w:eastAsia="Times New Roman" w:cs="Times New Roman"/>
                <w:color w:val="000000"/>
                <w:sz w:val="22"/>
                <w:lang w:eastAsia="en-GB"/>
                <w:rPrChange w:id="577" w:author="Emanuele Massaro [2]" w:date="2025-11-10T13:23:00Z">
                  <w:rPr>
                    <w:ins w:id="578" w:author="Emanuele Massaro [2]" w:date="2025-11-10T13:15:00Z"/>
                    <w:rFonts w:ascii="Calibri" w:eastAsia="Times New Roman" w:hAnsi="Calibri" w:cs="Calibri"/>
                    <w:color w:val="000000"/>
                    <w:sz w:val="22"/>
                    <w:lang w:eastAsia="en-GB"/>
                  </w:rPr>
                </w:rPrChange>
              </w:rPr>
            </w:pPr>
            <w:ins w:id="579" w:author="Emanuele Massaro [2]" w:date="2025-11-10T14:48:00Z">
              <w:r w:rsidRPr="0017206A">
                <w:t>-0.006</w:t>
              </w:r>
            </w:ins>
          </w:p>
        </w:tc>
        <w:tc>
          <w:tcPr>
            <w:tcW w:w="993" w:type="dxa"/>
            <w:noWrap/>
            <w:hideMark/>
            <w:tcPrChange w:id="580" w:author="Emanuele Massaro [2]" w:date="2025-11-10T14:48:00Z">
              <w:tcPr>
                <w:tcW w:w="1002" w:type="dxa"/>
                <w:noWrap/>
                <w:vAlign w:val="bottom"/>
                <w:hideMark/>
              </w:tcPr>
            </w:tcPrChange>
          </w:tcPr>
          <w:p w14:paraId="08404F7A" w14:textId="61A2E2C1" w:rsidR="00C906AE" w:rsidRPr="002733A1" w:rsidRDefault="00C906AE" w:rsidP="00C906AE">
            <w:pPr>
              <w:spacing w:after="0" w:line="240" w:lineRule="auto"/>
              <w:jc w:val="right"/>
              <w:rPr>
                <w:ins w:id="581" w:author="Emanuele Massaro [2]" w:date="2025-11-10T13:15:00Z"/>
                <w:rFonts w:eastAsia="Times New Roman" w:cs="Times New Roman"/>
                <w:color w:val="000000"/>
                <w:sz w:val="22"/>
                <w:lang w:eastAsia="en-GB"/>
                <w:rPrChange w:id="582" w:author="Emanuele Massaro [2]" w:date="2025-11-10T13:23:00Z">
                  <w:rPr>
                    <w:ins w:id="583" w:author="Emanuele Massaro [2]" w:date="2025-11-10T13:15:00Z"/>
                    <w:rFonts w:ascii="Calibri" w:eastAsia="Times New Roman" w:hAnsi="Calibri" w:cs="Calibri"/>
                    <w:color w:val="000000"/>
                    <w:sz w:val="22"/>
                    <w:lang w:eastAsia="en-GB"/>
                  </w:rPr>
                </w:rPrChange>
              </w:rPr>
            </w:pPr>
            <w:ins w:id="584" w:author="Emanuele Massaro [2]" w:date="2025-11-10T14:48:00Z">
              <w:r w:rsidRPr="0017206A">
                <w:t>0.046</w:t>
              </w:r>
            </w:ins>
          </w:p>
        </w:tc>
      </w:tr>
      <w:tr w:rsidR="00C906AE" w:rsidRPr="002733A1" w14:paraId="698B3B14" w14:textId="77777777" w:rsidTr="00C906AE">
        <w:trPr>
          <w:trHeight w:val="285"/>
          <w:ins w:id="585" w:author="Emanuele Massaro [2]" w:date="2025-11-10T13:15:00Z"/>
          <w:trPrChange w:id="586" w:author="Emanuele Massaro [2]" w:date="2025-11-10T14:48:00Z">
            <w:trPr>
              <w:gridBefore w:val="2"/>
              <w:trHeight w:val="285"/>
            </w:trPr>
          </w:trPrChange>
        </w:trPr>
        <w:tc>
          <w:tcPr>
            <w:tcW w:w="2083" w:type="dxa"/>
            <w:noWrap/>
            <w:hideMark/>
            <w:tcPrChange w:id="587" w:author="Emanuele Massaro [2]" w:date="2025-11-10T14:48:00Z">
              <w:tcPr>
                <w:tcW w:w="1879" w:type="dxa"/>
                <w:noWrap/>
                <w:vAlign w:val="bottom"/>
                <w:hideMark/>
              </w:tcPr>
            </w:tcPrChange>
          </w:tcPr>
          <w:p w14:paraId="73578719" w14:textId="393BDAB2" w:rsidR="00C906AE" w:rsidRPr="002733A1" w:rsidRDefault="00C906AE" w:rsidP="00C906AE">
            <w:pPr>
              <w:spacing w:after="0" w:line="240" w:lineRule="auto"/>
              <w:rPr>
                <w:ins w:id="588" w:author="Emanuele Massaro [2]" w:date="2025-11-10T13:15:00Z"/>
                <w:rFonts w:eastAsia="Times New Roman" w:cs="Times New Roman"/>
                <w:color w:val="000000"/>
                <w:sz w:val="22"/>
                <w:lang w:eastAsia="en-GB"/>
                <w:rPrChange w:id="589" w:author="Emanuele Massaro [2]" w:date="2025-11-10T13:23:00Z">
                  <w:rPr>
                    <w:ins w:id="590" w:author="Emanuele Massaro [2]" w:date="2025-11-10T13:15:00Z"/>
                    <w:rFonts w:ascii="Calibri" w:eastAsia="Times New Roman" w:hAnsi="Calibri" w:cs="Calibri"/>
                    <w:color w:val="000000"/>
                    <w:sz w:val="22"/>
                    <w:lang w:eastAsia="en-GB"/>
                  </w:rPr>
                </w:rPrChange>
              </w:rPr>
            </w:pPr>
            <w:ins w:id="591" w:author="Emanuele Massaro [2]" w:date="2025-11-10T14:48:00Z">
              <w:r w:rsidRPr="0017206A">
                <w:t>Mean_P_Winter</w:t>
              </w:r>
            </w:ins>
          </w:p>
        </w:tc>
        <w:tc>
          <w:tcPr>
            <w:tcW w:w="1048" w:type="dxa"/>
            <w:gridSpan w:val="2"/>
            <w:noWrap/>
            <w:hideMark/>
            <w:tcPrChange w:id="592" w:author="Emanuele Massaro [2]" w:date="2025-11-10T14:48:00Z">
              <w:tcPr>
                <w:tcW w:w="1016" w:type="dxa"/>
                <w:gridSpan w:val="3"/>
                <w:noWrap/>
                <w:vAlign w:val="bottom"/>
                <w:hideMark/>
              </w:tcPr>
            </w:tcPrChange>
          </w:tcPr>
          <w:p w14:paraId="7FE6CC4E" w14:textId="1864CBAC" w:rsidR="00C906AE" w:rsidRPr="002733A1" w:rsidRDefault="00C906AE" w:rsidP="00C906AE">
            <w:pPr>
              <w:spacing w:after="0" w:line="240" w:lineRule="auto"/>
              <w:jc w:val="right"/>
              <w:rPr>
                <w:ins w:id="593" w:author="Emanuele Massaro [2]" w:date="2025-11-10T13:15:00Z"/>
                <w:rFonts w:eastAsia="Times New Roman" w:cs="Times New Roman"/>
                <w:color w:val="000000"/>
                <w:sz w:val="22"/>
                <w:lang w:eastAsia="en-GB"/>
                <w:rPrChange w:id="594" w:author="Emanuele Massaro [2]" w:date="2025-11-10T13:23:00Z">
                  <w:rPr>
                    <w:ins w:id="595" w:author="Emanuele Massaro [2]" w:date="2025-11-10T13:15:00Z"/>
                    <w:rFonts w:ascii="Calibri" w:eastAsia="Times New Roman" w:hAnsi="Calibri" w:cs="Calibri"/>
                    <w:color w:val="000000"/>
                    <w:sz w:val="22"/>
                    <w:lang w:eastAsia="en-GB"/>
                  </w:rPr>
                </w:rPrChange>
              </w:rPr>
            </w:pPr>
            <w:ins w:id="596" w:author="Emanuele Massaro [2]" w:date="2025-11-10T14:48:00Z">
              <w:r w:rsidRPr="0017206A">
                <w:t>-0.136</w:t>
              </w:r>
            </w:ins>
          </w:p>
        </w:tc>
        <w:tc>
          <w:tcPr>
            <w:tcW w:w="786" w:type="dxa"/>
            <w:noWrap/>
            <w:hideMark/>
            <w:tcPrChange w:id="597" w:author="Emanuele Massaro [2]" w:date="2025-11-10T14:48:00Z">
              <w:tcPr>
                <w:tcW w:w="786" w:type="dxa"/>
                <w:noWrap/>
                <w:vAlign w:val="bottom"/>
                <w:hideMark/>
              </w:tcPr>
            </w:tcPrChange>
          </w:tcPr>
          <w:p w14:paraId="5438C0D9" w14:textId="36E4475B" w:rsidR="00C906AE" w:rsidRPr="002733A1" w:rsidRDefault="00C906AE" w:rsidP="00C906AE">
            <w:pPr>
              <w:spacing w:after="0" w:line="240" w:lineRule="auto"/>
              <w:jc w:val="right"/>
              <w:rPr>
                <w:ins w:id="598" w:author="Emanuele Massaro [2]" w:date="2025-11-10T13:15:00Z"/>
                <w:rFonts w:eastAsia="Times New Roman" w:cs="Times New Roman"/>
                <w:color w:val="000000"/>
                <w:sz w:val="22"/>
                <w:lang w:eastAsia="en-GB"/>
                <w:rPrChange w:id="599" w:author="Emanuele Massaro [2]" w:date="2025-11-10T13:23:00Z">
                  <w:rPr>
                    <w:ins w:id="600" w:author="Emanuele Massaro [2]" w:date="2025-11-10T13:15:00Z"/>
                    <w:rFonts w:ascii="Calibri" w:eastAsia="Times New Roman" w:hAnsi="Calibri" w:cs="Calibri"/>
                    <w:color w:val="000000"/>
                    <w:sz w:val="22"/>
                    <w:lang w:eastAsia="en-GB"/>
                  </w:rPr>
                </w:rPrChange>
              </w:rPr>
            </w:pPr>
            <w:ins w:id="601" w:author="Emanuele Massaro [2]" w:date="2025-11-10T14:48:00Z">
              <w:r w:rsidRPr="0017206A">
                <w:t>0.045</w:t>
              </w:r>
            </w:ins>
          </w:p>
        </w:tc>
        <w:tc>
          <w:tcPr>
            <w:tcW w:w="992" w:type="dxa"/>
            <w:gridSpan w:val="2"/>
            <w:noWrap/>
            <w:hideMark/>
            <w:tcPrChange w:id="602" w:author="Emanuele Massaro [2]" w:date="2025-11-10T14:48:00Z">
              <w:tcPr>
                <w:tcW w:w="992" w:type="dxa"/>
                <w:gridSpan w:val="3"/>
                <w:noWrap/>
                <w:vAlign w:val="bottom"/>
                <w:hideMark/>
              </w:tcPr>
            </w:tcPrChange>
          </w:tcPr>
          <w:p w14:paraId="204B300F" w14:textId="7AFA29F3" w:rsidR="00C906AE" w:rsidRPr="002733A1" w:rsidRDefault="00C906AE" w:rsidP="00C906AE">
            <w:pPr>
              <w:spacing w:after="0" w:line="240" w:lineRule="auto"/>
              <w:jc w:val="right"/>
              <w:rPr>
                <w:ins w:id="603" w:author="Emanuele Massaro [2]" w:date="2025-11-10T13:15:00Z"/>
                <w:rFonts w:eastAsia="Times New Roman" w:cs="Times New Roman"/>
                <w:color w:val="000000"/>
                <w:sz w:val="22"/>
                <w:lang w:eastAsia="en-GB"/>
                <w:rPrChange w:id="604" w:author="Emanuele Massaro [2]" w:date="2025-11-10T13:23:00Z">
                  <w:rPr>
                    <w:ins w:id="605" w:author="Emanuele Massaro [2]" w:date="2025-11-10T13:15:00Z"/>
                    <w:rFonts w:ascii="Calibri" w:eastAsia="Times New Roman" w:hAnsi="Calibri" w:cs="Calibri"/>
                    <w:color w:val="000000"/>
                    <w:sz w:val="22"/>
                    <w:lang w:eastAsia="en-GB"/>
                  </w:rPr>
                </w:rPrChange>
              </w:rPr>
            </w:pPr>
            <w:ins w:id="606" w:author="Emanuele Massaro [2]" w:date="2025-11-10T14:48:00Z">
              <w:r w:rsidRPr="0017206A">
                <w:t>0.002</w:t>
              </w:r>
            </w:ins>
          </w:p>
        </w:tc>
        <w:tc>
          <w:tcPr>
            <w:tcW w:w="992" w:type="dxa"/>
            <w:noWrap/>
            <w:hideMark/>
            <w:tcPrChange w:id="607" w:author="Emanuele Massaro [2]" w:date="2025-11-10T14:48:00Z">
              <w:tcPr>
                <w:tcW w:w="992" w:type="dxa"/>
                <w:gridSpan w:val="2"/>
                <w:noWrap/>
                <w:vAlign w:val="bottom"/>
                <w:hideMark/>
              </w:tcPr>
            </w:tcPrChange>
          </w:tcPr>
          <w:p w14:paraId="7F7F6026" w14:textId="27B770D8" w:rsidR="00C906AE" w:rsidRPr="002733A1" w:rsidRDefault="00C906AE" w:rsidP="00C906AE">
            <w:pPr>
              <w:spacing w:after="0" w:line="240" w:lineRule="auto"/>
              <w:jc w:val="right"/>
              <w:rPr>
                <w:ins w:id="608" w:author="Emanuele Massaro [2]" w:date="2025-11-10T13:15:00Z"/>
                <w:rFonts w:eastAsia="Times New Roman" w:cs="Times New Roman"/>
                <w:color w:val="000000"/>
                <w:sz w:val="22"/>
                <w:lang w:eastAsia="en-GB"/>
                <w:rPrChange w:id="609" w:author="Emanuele Massaro [2]" w:date="2025-11-10T13:23:00Z">
                  <w:rPr>
                    <w:ins w:id="610" w:author="Emanuele Massaro [2]" w:date="2025-11-10T13:15:00Z"/>
                    <w:rFonts w:ascii="Calibri" w:eastAsia="Times New Roman" w:hAnsi="Calibri" w:cs="Calibri"/>
                    <w:color w:val="000000"/>
                    <w:sz w:val="22"/>
                    <w:lang w:eastAsia="en-GB"/>
                  </w:rPr>
                </w:rPrChange>
              </w:rPr>
            </w:pPr>
            <w:ins w:id="611" w:author="Emanuele Massaro [2]" w:date="2025-11-10T14:48:00Z">
              <w:r w:rsidRPr="0017206A">
                <w:t>0.009</w:t>
              </w:r>
            </w:ins>
          </w:p>
        </w:tc>
        <w:tc>
          <w:tcPr>
            <w:tcW w:w="901" w:type="dxa"/>
            <w:gridSpan w:val="2"/>
            <w:noWrap/>
            <w:hideMark/>
            <w:tcPrChange w:id="612" w:author="Emanuele Massaro [2]" w:date="2025-11-10T14:48:00Z">
              <w:tcPr>
                <w:tcW w:w="901" w:type="dxa"/>
                <w:gridSpan w:val="2"/>
                <w:noWrap/>
                <w:vAlign w:val="bottom"/>
                <w:hideMark/>
              </w:tcPr>
            </w:tcPrChange>
          </w:tcPr>
          <w:p w14:paraId="5498948E" w14:textId="5DAC8EF2" w:rsidR="00C906AE" w:rsidRPr="002733A1" w:rsidRDefault="00C906AE" w:rsidP="00C906AE">
            <w:pPr>
              <w:spacing w:after="0" w:line="240" w:lineRule="auto"/>
              <w:jc w:val="right"/>
              <w:rPr>
                <w:ins w:id="613" w:author="Emanuele Massaro [2]" w:date="2025-11-10T13:15:00Z"/>
                <w:rFonts w:eastAsia="Times New Roman" w:cs="Times New Roman"/>
                <w:color w:val="000000"/>
                <w:sz w:val="22"/>
                <w:lang w:eastAsia="en-GB"/>
                <w:rPrChange w:id="614" w:author="Emanuele Massaro [2]" w:date="2025-11-10T13:23:00Z">
                  <w:rPr>
                    <w:ins w:id="615" w:author="Emanuele Massaro [2]" w:date="2025-11-10T13:15:00Z"/>
                    <w:rFonts w:ascii="Calibri" w:eastAsia="Times New Roman" w:hAnsi="Calibri" w:cs="Calibri"/>
                    <w:color w:val="000000"/>
                    <w:sz w:val="22"/>
                    <w:lang w:eastAsia="en-GB"/>
                  </w:rPr>
                </w:rPrChange>
              </w:rPr>
            </w:pPr>
            <w:ins w:id="616" w:author="Emanuele Massaro [2]" w:date="2025-11-10T14:48:00Z">
              <w:r w:rsidRPr="0017206A">
                <w:t>0.141</w:t>
              </w:r>
            </w:ins>
          </w:p>
        </w:tc>
        <w:tc>
          <w:tcPr>
            <w:tcW w:w="942" w:type="dxa"/>
            <w:noWrap/>
            <w:hideMark/>
            <w:tcPrChange w:id="617" w:author="Emanuele Massaro [2]" w:date="2025-11-10T14:48:00Z">
              <w:tcPr>
                <w:tcW w:w="1148" w:type="dxa"/>
                <w:gridSpan w:val="2"/>
                <w:noWrap/>
                <w:vAlign w:val="bottom"/>
                <w:hideMark/>
              </w:tcPr>
            </w:tcPrChange>
          </w:tcPr>
          <w:p w14:paraId="7C87E413" w14:textId="2E43EF60" w:rsidR="00C906AE" w:rsidRPr="002733A1" w:rsidRDefault="00C906AE" w:rsidP="00C906AE">
            <w:pPr>
              <w:spacing w:after="0" w:line="240" w:lineRule="auto"/>
              <w:jc w:val="right"/>
              <w:rPr>
                <w:ins w:id="618" w:author="Emanuele Massaro [2]" w:date="2025-11-10T13:15:00Z"/>
                <w:rFonts w:eastAsia="Times New Roman" w:cs="Times New Roman"/>
                <w:color w:val="000000"/>
                <w:sz w:val="22"/>
                <w:lang w:eastAsia="en-GB"/>
                <w:rPrChange w:id="619" w:author="Emanuele Massaro [2]" w:date="2025-11-10T13:23:00Z">
                  <w:rPr>
                    <w:ins w:id="620" w:author="Emanuele Massaro [2]" w:date="2025-11-10T13:15:00Z"/>
                    <w:rFonts w:ascii="Calibri" w:eastAsia="Times New Roman" w:hAnsi="Calibri" w:cs="Calibri"/>
                    <w:color w:val="000000"/>
                    <w:sz w:val="22"/>
                    <w:lang w:eastAsia="en-GB"/>
                  </w:rPr>
                </w:rPrChange>
              </w:rPr>
            </w:pPr>
            <w:ins w:id="621" w:author="Emanuele Massaro [2]" w:date="2025-11-10T14:48:00Z">
              <w:r w:rsidRPr="0017206A">
                <w:t>-0.563</w:t>
              </w:r>
            </w:ins>
          </w:p>
        </w:tc>
        <w:tc>
          <w:tcPr>
            <w:tcW w:w="992" w:type="dxa"/>
            <w:noWrap/>
            <w:hideMark/>
            <w:tcPrChange w:id="622" w:author="Emanuele Massaro [2]" w:date="2025-11-10T14:48:00Z">
              <w:tcPr>
                <w:tcW w:w="992" w:type="dxa"/>
                <w:noWrap/>
                <w:vAlign w:val="bottom"/>
                <w:hideMark/>
              </w:tcPr>
            </w:tcPrChange>
          </w:tcPr>
          <w:p w14:paraId="04459A9A" w14:textId="4893EA1D" w:rsidR="00C906AE" w:rsidRPr="002733A1" w:rsidRDefault="00C906AE" w:rsidP="00C906AE">
            <w:pPr>
              <w:spacing w:after="0" w:line="240" w:lineRule="auto"/>
              <w:jc w:val="right"/>
              <w:rPr>
                <w:ins w:id="623" w:author="Emanuele Massaro [2]" w:date="2025-11-10T13:15:00Z"/>
                <w:rFonts w:eastAsia="Times New Roman" w:cs="Times New Roman"/>
                <w:color w:val="000000"/>
                <w:sz w:val="22"/>
                <w:lang w:eastAsia="en-GB"/>
                <w:rPrChange w:id="624" w:author="Emanuele Massaro [2]" w:date="2025-11-10T13:23:00Z">
                  <w:rPr>
                    <w:ins w:id="625" w:author="Emanuele Massaro [2]" w:date="2025-11-10T13:15:00Z"/>
                    <w:rFonts w:ascii="Calibri" w:eastAsia="Times New Roman" w:hAnsi="Calibri" w:cs="Calibri"/>
                    <w:color w:val="000000"/>
                    <w:sz w:val="22"/>
                    <w:lang w:eastAsia="en-GB"/>
                  </w:rPr>
                </w:rPrChange>
              </w:rPr>
            </w:pPr>
            <w:ins w:id="626" w:author="Emanuele Massaro [2]" w:date="2025-11-10T14:48:00Z">
              <w:r w:rsidRPr="0017206A">
                <w:t>0.063</w:t>
              </w:r>
            </w:ins>
          </w:p>
        </w:tc>
        <w:tc>
          <w:tcPr>
            <w:tcW w:w="993" w:type="dxa"/>
            <w:noWrap/>
            <w:hideMark/>
            <w:tcPrChange w:id="627" w:author="Emanuele Massaro [2]" w:date="2025-11-10T14:48:00Z">
              <w:tcPr>
                <w:tcW w:w="1002" w:type="dxa"/>
                <w:noWrap/>
                <w:vAlign w:val="bottom"/>
                <w:hideMark/>
              </w:tcPr>
            </w:tcPrChange>
          </w:tcPr>
          <w:p w14:paraId="7D48B66C" w14:textId="4212EAE9" w:rsidR="00C906AE" w:rsidRPr="002733A1" w:rsidRDefault="00C906AE" w:rsidP="00C906AE">
            <w:pPr>
              <w:spacing w:after="0" w:line="240" w:lineRule="auto"/>
              <w:jc w:val="right"/>
              <w:rPr>
                <w:ins w:id="628" w:author="Emanuele Massaro [2]" w:date="2025-11-10T13:15:00Z"/>
                <w:rFonts w:eastAsia="Times New Roman" w:cs="Times New Roman"/>
                <w:color w:val="000000"/>
                <w:sz w:val="22"/>
                <w:lang w:eastAsia="en-GB"/>
                <w:rPrChange w:id="629" w:author="Emanuele Massaro [2]" w:date="2025-11-10T13:23:00Z">
                  <w:rPr>
                    <w:ins w:id="630" w:author="Emanuele Massaro [2]" w:date="2025-11-10T13:15:00Z"/>
                    <w:rFonts w:ascii="Calibri" w:eastAsia="Times New Roman" w:hAnsi="Calibri" w:cs="Calibri"/>
                    <w:color w:val="000000"/>
                    <w:sz w:val="22"/>
                    <w:lang w:eastAsia="en-GB"/>
                  </w:rPr>
                </w:rPrChange>
              </w:rPr>
            </w:pPr>
            <w:ins w:id="631" w:author="Emanuele Massaro [2]" w:date="2025-11-10T14:48:00Z">
              <w:r w:rsidRPr="0017206A">
                <w:t>0.152</w:t>
              </w:r>
            </w:ins>
          </w:p>
        </w:tc>
      </w:tr>
      <w:tr w:rsidR="00C906AE" w:rsidRPr="002733A1" w14:paraId="23F2A607" w14:textId="77777777" w:rsidTr="00C906AE">
        <w:trPr>
          <w:trHeight w:val="285"/>
          <w:ins w:id="632" w:author="Emanuele Massaro [2]" w:date="2025-11-10T13:15:00Z"/>
          <w:trPrChange w:id="633" w:author="Emanuele Massaro [2]" w:date="2025-11-10T14:48:00Z">
            <w:trPr>
              <w:gridBefore w:val="2"/>
              <w:trHeight w:val="285"/>
            </w:trPr>
          </w:trPrChange>
        </w:trPr>
        <w:tc>
          <w:tcPr>
            <w:tcW w:w="2083" w:type="dxa"/>
            <w:noWrap/>
            <w:hideMark/>
            <w:tcPrChange w:id="634" w:author="Emanuele Massaro [2]" w:date="2025-11-10T14:48:00Z">
              <w:tcPr>
                <w:tcW w:w="1879" w:type="dxa"/>
                <w:noWrap/>
                <w:vAlign w:val="bottom"/>
                <w:hideMark/>
              </w:tcPr>
            </w:tcPrChange>
          </w:tcPr>
          <w:p w14:paraId="1D665332" w14:textId="0191C4B0" w:rsidR="00C906AE" w:rsidRPr="002733A1" w:rsidRDefault="00C906AE" w:rsidP="00C906AE">
            <w:pPr>
              <w:spacing w:after="0" w:line="240" w:lineRule="auto"/>
              <w:rPr>
                <w:ins w:id="635" w:author="Emanuele Massaro [2]" w:date="2025-11-10T13:15:00Z"/>
                <w:rFonts w:eastAsia="Times New Roman" w:cs="Times New Roman"/>
                <w:color w:val="000000"/>
                <w:sz w:val="22"/>
                <w:lang w:eastAsia="en-GB"/>
                <w:rPrChange w:id="636" w:author="Emanuele Massaro [2]" w:date="2025-11-10T13:23:00Z">
                  <w:rPr>
                    <w:ins w:id="637" w:author="Emanuele Massaro [2]" w:date="2025-11-10T13:15:00Z"/>
                    <w:rFonts w:ascii="Calibri" w:eastAsia="Times New Roman" w:hAnsi="Calibri" w:cs="Calibri"/>
                    <w:color w:val="000000"/>
                    <w:sz w:val="22"/>
                    <w:lang w:eastAsia="en-GB"/>
                  </w:rPr>
                </w:rPrChange>
              </w:rPr>
            </w:pPr>
            <w:ins w:id="638" w:author="Emanuele Massaro [2]" w:date="2025-11-10T14:48:00Z">
              <w:r w:rsidRPr="0017206A">
                <w:t>Max_WD_Winter</w:t>
              </w:r>
            </w:ins>
          </w:p>
        </w:tc>
        <w:tc>
          <w:tcPr>
            <w:tcW w:w="1048" w:type="dxa"/>
            <w:gridSpan w:val="2"/>
            <w:noWrap/>
            <w:hideMark/>
            <w:tcPrChange w:id="639" w:author="Emanuele Massaro [2]" w:date="2025-11-10T14:48:00Z">
              <w:tcPr>
                <w:tcW w:w="1016" w:type="dxa"/>
                <w:gridSpan w:val="3"/>
                <w:noWrap/>
                <w:vAlign w:val="bottom"/>
                <w:hideMark/>
              </w:tcPr>
            </w:tcPrChange>
          </w:tcPr>
          <w:p w14:paraId="79927256" w14:textId="586494E8" w:rsidR="00C906AE" w:rsidRPr="002733A1" w:rsidRDefault="00C906AE" w:rsidP="00C906AE">
            <w:pPr>
              <w:spacing w:after="0" w:line="240" w:lineRule="auto"/>
              <w:jc w:val="right"/>
              <w:rPr>
                <w:ins w:id="640" w:author="Emanuele Massaro [2]" w:date="2025-11-10T13:15:00Z"/>
                <w:rFonts w:eastAsia="Times New Roman" w:cs="Times New Roman"/>
                <w:color w:val="000000"/>
                <w:sz w:val="22"/>
                <w:lang w:eastAsia="en-GB"/>
                <w:rPrChange w:id="641" w:author="Emanuele Massaro [2]" w:date="2025-11-10T13:23:00Z">
                  <w:rPr>
                    <w:ins w:id="642" w:author="Emanuele Massaro [2]" w:date="2025-11-10T13:15:00Z"/>
                    <w:rFonts w:ascii="Calibri" w:eastAsia="Times New Roman" w:hAnsi="Calibri" w:cs="Calibri"/>
                    <w:color w:val="000000"/>
                    <w:sz w:val="22"/>
                    <w:lang w:eastAsia="en-GB"/>
                  </w:rPr>
                </w:rPrChange>
              </w:rPr>
            </w:pPr>
            <w:ins w:id="643" w:author="Emanuele Massaro [2]" w:date="2025-11-10T14:48:00Z">
              <w:r w:rsidRPr="0017206A">
                <w:t>-0.054</w:t>
              </w:r>
            </w:ins>
          </w:p>
        </w:tc>
        <w:tc>
          <w:tcPr>
            <w:tcW w:w="786" w:type="dxa"/>
            <w:noWrap/>
            <w:hideMark/>
            <w:tcPrChange w:id="644" w:author="Emanuele Massaro [2]" w:date="2025-11-10T14:48:00Z">
              <w:tcPr>
                <w:tcW w:w="786" w:type="dxa"/>
                <w:noWrap/>
                <w:vAlign w:val="bottom"/>
                <w:hideMark/>
              </w:tcPr>
            </w:tcPrChange>
          </w:tcPr>
          <w:p w14:paraId="023950E5" w14:textId="22F99AD2" w:rsidR="00C906AE" w:rsidRPr="002733A1" w:rsidRDefault="00C906AE" w:rsidP="00C906AE">
            <w:pPr>
              <w:spacing w:after="0" w:line="240" w:lineRule="auto"/>
              <w:jc w:val="right"/>
              <w:rPr>
                <w:ins w:id="645" w:author="Emanuele Massaro [2]" w:date="2025-11-10T13:15:00Z"/>
                <w:rFonts w:eastAsia="Times New Roman" w:cs="Times New Roman"/>
                <w:color w:val="000000"/>
                <w:sz w:val="22"/>
                <w:lang w:eastAsia="en-GB"/>
                <w:rPrChange w:id="646" w:author="Emanuele Massaro [2]" w:date="2025-11-10T13:23:00Z">
                  <w:rPr>
                    <w:ins w:id="647" w:author="Emanuele Massaro [2]" w:date="2025-11-10T13:15:00Z"/>
                    <w:rFonts w:ascii="Calibri" w:eastAsia="Times New Roman" w:hAnsi="Calibri" w:cs="Calibri"/>
                    <w:color w:val="000000"/>
                    <w:sz w:val="22"/>
                    <w:lang w:eastAsia="en-GB"/>
                  </w:rPr>
                </w:rPrChange>
              </w:rPr>
            </w:pPr>
            <w:ins w:id="648" w:author="Emanuele Massaro [2]" w:date="2025-11-10T14:48:00Z">
              <w:r w:rsidRPr="0017206A">
                <w:t>0.049</w:t>
              </w:r>
            </w:ins>
          </w:p>
        </w:tc>
        <w:tc>
          <w:tcPr>
            <w:tcW w:w="992" w:type="dxa"/>
            <w:gridSpan w:val="2"/>
            <w:noWrap/>
            <w:hideMark/>
            <w:tcPrChange w:id="649" w:author="Emanuele Massaro [2]" w:date="2025-11-10T14:48:00Z">
              <w:tcPr>
                <w:tcW w:w="992" w:type="dxa"/>
                <w:gridSpan w:val="3"/>
                <w:noWrap/>
                <w:vAlign w:val="bottom"/>
                <w:hideMark/>
              </w:tcPr>
            </w:tcPrChange>
          </w:tcPr>
          <w:p w14:paraId="6BE11A36" w14:textId="2ED2F0E1" w:rsidR="00C906AE" w:rsidRPr="002733A1" w:rsidRDefault="00C906AE" w:rsidP="00C906AE">
            <w:pPr>
              <w:spacing w:after="0" w:line="240" w:lineRule="auto"/>
              <w:jc w:val="right"/>
              <w:rPr>
                <w:ins w:id="650" w:author="Emanuele Massaro [2]" w:date="2025-11-10T13:15:00Z"/>
                <w:rFonts w:eastAsia="Times New Roman" w:cs="Times New Roman"/>
                <w:color w:val="000000"/>
                <w:sz w:val="22"/>
                <w:lang w:eastAsia="en-GB"/>
                <w:rPrChange w:id="651" w:author="Emanuele Massaro [2]" w:date="2025-11-10T13:23:00Z">
                  <w:rPr>
                    <w:ins w:id="652" w:author="Emanuele Massaro [2]" w:date="2025-11-10T13:15:00Z"/>
                    <w:rFonts w:ascii="Calibri" w:eastAsia="Times New Roman" w:hAnsi="Calibri" w:cs="Calibri"/>
                    <w:color w:val="000000"/>
                    <w:sz w:val="22"/>
                    <w:lang w:eastAsia="en-GB"/>
                  </w:rPr>
                </w:rPrChange>
              </w:rPr>
            </w:pPr>
            <w:ins w:id="653" w:author="Emanuele Massaro [2]" w:date="2025-11-10T14:48:00Z">
              <w:r w:rsidRPr="0017206A">
                <w:t>0.268</w:t>
              </w:r>
            </w:ins>
          </w:p>
        </w:tc>
        <w:tc>
          <w:tcPr>
            <w:tcW w:w="992" w:type="dxa"/>
            <w:noWrap/>
            <w:hideMark/>
            <w:tcPrChange w:id="654" w:author="Emanuele Massaro [2]" w:date="2025-11-10T14:48:00Z">
              <w:tcPr>
                <w:tcW w:w="992" w:type="dxa"/>
                <w:gridSpan w:val="2"/>
                <w:noWrap/>
                <w:vAlign w:val="bottom"/>
                <w:hideMark/>
              </w:tcPr>
            </w:tcPrChange>
          </w:tcPr>
          <w:p w14:paraId="35B76C3A" w14:textId="730340B4" w:rsidR="00C906AE" w:rsidRPr="002733A1" w:rsidRDefault="00C906AE" w:rsidP="00C906AE">
            <w:pPr>
              <w:spacing w:after="0" w:line="240" w:lineRule="auto"/>
              <w:jc w:val="right"/>
              <w:rPr>
                <w:ins w:id="655" w:author="Emanuele Massaro [2]" w:date="2025-11-10T13:15:00Z"/>
                <w:rFonts w:eastAsia="Times New Roman" w:cs="Times New Roman"/>
                <w:color w:val="000000"/>
                <w:sz w:val="22"/>
                <w:lang w:eastAsia="en-GB"/>
                <w:rPrChange w:id="656" w:author="Emanuele Massaro [2]" w:date="2025-11-10T13:23:00Z">
                  <w:rPr>
                    <w:ins w:id="657" w:author="Emanuele Massaro [2]" w:date="2025-11-10T13:15:00Z"/>
                    <w:rFonts w:ascii="Calibri" w:eastAsia="Times New Roman" w:hAnsi="Calibri" w:cs="Calibri"/>
                    <w:color w:val="000000"/>
                    <w:sz w:val="22"/>
                    <w:lang w:eastAsia="en-GB"/>
                  </w:rPr>
                </w:rPrChange>
              </w:rPr>
            </w:pPr>
            <w:ins w:id="658" w:author="Emanuele Massaro [2]" w:date="2025-11-10T14:48:00Z">
              <w:r w:rsidRPr="0017206A">
                <w:t>-0.09</w:t>
              </w:r>
            </w:ins>
          </w:p>
        </w:tc>
        <w:tc>
          <w:tcPr>
            <w:tcW w:w="901" w:type="dxa"/>
            <w:gridSpan w:val="2"/>
            <w:noWrap/>
            <w:hideMark/>
            <w:tcPrChange w:id="659" w:author="Emanuele Massaro [2]" w:date="2025-11-10T14:48:00Z">
              <w:tcPr>
                <w:tcW w:w="901" w:type="dxa"/>
                <w:gridSpan w:val="2"/>
                <w:noWrap/>
                <w:vAlign w:val="bottom"/>
                <w:hideMark/>
              </w:tcPr>
            </w:tcPrChange>
          </w:tcPr>
          <w:p w14:paraId="58BFB91F" w14:textId="58C02CBE" w:rsidR="00C906AE" w:rsidRPr="002733A1" w:rsidRDefault="00C906AE" w:rsidP="00C906AE">
            <w:pPr>
              <w:spacing w:after="0" w:line="240" w:lineRule="auto"/>
              <w:jc w:val="right"/>
              <w:rPr>
                <w:ins w:id="660" w:author="Emanuele Massaro [2]" w:date="2025-11-10T13:15:00Z"/>
                <w:rFonts w:eastAsia="Times New Roman" w:cs="Times New Roman"/>
                <w:color w:val="000000"/>
                <w:sz w:val="22"/>
                <w:lang w:eastAsia="en-GB"/>
                <w:rPrChange w:id="661" w:author="Emanuele Massaro [2]" w:date="2025-11-10T13:23:00Z">
                  <w:rPr>
                    <w:ins w:id="662" w:author="Emanuele Massaro [2]" w:date="2025-11-10T13:15:00Z"/>
                    <w:rFonts w:ascii="Calibri" w:eastAsia="Times New Roman" w:hAnsi="Calibri" w:cs="Calibri"/>
                    <w:color w:val="000000"/>
                    <w:sz w:val="22"/>
                    <w:lang w:eastAsia="en-GB"/>
                  </w:rPr>
                </w:rPrChange>
              </w:rPr>
            </w:pPr>
            <w:ins w:id="663" w:author="Emanuele Massaro [2]" w:date="2025-11-10T14:48:00Z">
              <w:r w:rsidRPr="0017206A">
                <w:t>0.096</w:t>
              </w:r>
            </w:ins>
          </w:p>
        </w:tc>
        <w:tc>
          <w:tcPr>
            <w:tcW w:w="942" w:type="dxa"/>
            <w:noWrap/>
            <w:hideMark/>
            <w:tcPrChange w:id="664" w:author="Emanuele Massaro [2]" w:date="2025-11-10T14:48:00Z">
              <w:tcPr>
                <w:tcW w:w="1148" w:type="dxa"/>
                <w:gridSpan w:val="2"/>
                <w:noWrap/>
                <w:vAlign w:val="bottom"/>
                <w:hideMark/>
              </w:tcPr>
            </w:tcPrChange>
          </w:tcPr>
          <w:p w14:paraId="4E2DC21D" w14:textId="02F6F535" w:rsidR="00C906AE" w:rsidRPr="002733A1" w:rsidRDefault="00C906AE" w:rsidP="00C906AE">
            <w:pPr>
              <w:spacing w:after="0" w:line="240" w:lineRule="auto"/>
              <w:jc w:val="right"/>
              <w:rPr>
                <w:ins w:id="665" w:author="Emanuele Massaro [2]" w:date="2025-11-10T13:15:00Z"/>
                <w:rFonts w:eastAsia="Times New Roman" w:cs="Times New Roman"/>
                <w:color w:val="000000"/>
                <w:sz w:val="22"/>
                <w:lang w:eastAsia="en-GB"/>
                <w:rPrChange w:id="666" w:author="Emanuele Massaro [2]" w:date="2025-11-10T13:23:00Z">
                  <w:rPr>
                    <w:ins w:id="667" w:author="Emanuele Massaro [2]" w:date="2025-11-10T13:15:00Z"/>
                    <w:rFonts w:ascii="Calibri" w:eastAsia="Times New Roman" w:hAnsi="Calibri" w:cs="Calibri"/>
                    <w:color w:val="000000"/>
                    <w:sz w:val="22"/>
                    <w:lang w:eastAsia="en-GB"/>
                  </w:rPr>
                </w:rPrChange>
              </w:rPr>
            </w:pPr>
            <w:ins w:id="668" w:author="Emanuele Massaro [2]" w:date="2025-11-10T14:48:00Z">
              <w:r w:rsidRPr="0017206A">
                <w:t>-0.503</w:t>
              </w:r>
            </w:ins>
          </w:p>
        </w:tc>
        <w:tc>
          <w:tcPr>
            <w:tcW w:w="992" w:type="dxa"/>
            <w:noWrap/>
            <w:hideMark/>
            <w:tcPrChange w:id="669" w:author="Emanuele Massaro [2]" w:date="2025-11-10T14:48:00Z">
              <w:tcPr>
                <w:tcW w:w="992" w:type="dxa"/>
                <w:noWrap/>
                <w:vAlign w:val="bottom"/>
                <w:hideMark/>
              </w:tcPr>
            </w:tcPrChange>
          </w:tcPr>
          <w:p w14:paraId="4C7CA2EF" w14:textId="70D98A5C" w:rsidR="00C906AE" w:rsidRPr="002733A1" w:rsidRDefault="00C906AE" w:rsidP="00C906AE">
            <w:pPr>
              <w:spacing w:after="0" w:line="240" w:lineRule="auto"/>
              <w:jc w:val="right"/>
              <w:rPr>
                <w:ins w:id="670" w:author="Emanuele Massaro [2]" w:date="2025-11-10T13:15:00Z"/>
                <w:rFonts w:eastAsia="Times New Roman" w:cs="Times New Roman"/>
                <w:color w:val="000000"/>
                <w:sz w:val="22"/>
                <w:lang w:eastAsia="en-GB"/>
                <w:rPrChange w:id="671" w:author="Emanuele Massaro [2]" w:date="2025-11-10T13:23:00Z">
                  <w:rPr>
                    <w:ins w:id="672" w:author="Emanuele Massaro [2]" w:date="2025-11-10T13:15:00Z"/>
                    <w:rFonts w:ascii="Calibri" w:eastAsia="Times New Roman" w:hAnsi="Calibri" w:cs="Calibri"/>
                    <w:color w:val="000000"/>
                    <w:sz w:val="22"/>
                    <w:lang w:eastAsia="en-GB"/>
                  </w:rPr>
                </w:rPrChange>
              </w:rPr>
            </w:pPr>
            <w:ins w:id="673" w:author="Emanuele Massaro [2]" w:date="2025-11-10T14:48:00Z">
              <w:r w:rsidRPr="0017206A">
                <w:t>-0.068</w:t>
              </w:r>
            </w:ins>
          </w:p>
        </w:tc>
        <w:tc>
          <w:tcPr>
            <w:tcW w:w="993" w:type="dxa"/>
            <w:noWrap/>
            <w:hideMark/>
            <w:tcPrChange w:id="674" w:author="Emanuele Massaro [2]" w:date="2025-11-10T14:48:00Z">
              <w:tcPr>
                <w:tcW w:w="1002" w:type="dxa"/>
                <w:noWrap/>
                <w:vAlign w:val="bottom"/>
                <w:hideMark/>
              </w:tcPr>
            </w:tcPrChange>
          </w:tcPr>
          <w:p w14:paraId="648380D7" w14:textId="173D43B5" w:rsidR="00C906AE" w:rsidRPr="002733A1" w:rsidRDefault="00C906AE" w:rsidP="00C906AE">
            <w:pPr>
              <w:spacing w:after="0" w:line="240" w:lineRule="auto"/>
              <w:jc w:val="right"/>
              <w:rPr>
                <w:ins w:id="675" w:author="Emanuele Massaro [2]" w:date="2025-11-10T13:15:00Z"/>
                <w:rFonts w:eastAsia="Times New Roman" w:cs="Times New Roman"/>
                <w:color w:val="000000"/>
                <w:sz w:val="22"/>
                <w:lang w:eastAsia="en-GB"/>
                <w:rPrChange w:id="676" w:author="Emanuele Massaro [2]" w:date="2025-11-10T13:23:00Z">
                  <w:rPr>
                    <w:ins w:id="677" w:author="Emanuele Massaro [2]" w:date="2025-11-10T13:15:00Z"/>
                    <w:rFonts w:ascii="Calibri" w:eastAsia="Times New Roman" w:hAnsi="Calibri" w:cs="Calibri"/>
                    <w:color w:val="000000"/>
                    <w:sz w:val="22"/>
                    <w:lang w:eastAsia="en-GB"/>
                  </w:rPr>
                </w:rPrChange>
              </w:rPr>
            </w:pPr>
            <w:ins w:id="678" w:author="Emanuele Massaro [2]" w:date="2025-11-10T14:48:00Z">
              <w:r w:rsidRPr="0017206A">
                <w:t>0.036</w:t>
              </w:r>
            </w:ins>
          </w:p>
        </w:tc>
      </w:tr>
      <w:tr w:rsidR="00C906AE" w:rsidRPr="002733A1" w14:paraId="0B1DEA9D" w14:textId="77777777" w:rsidTr="00C906AE">
        <w:trPr>
          <w:trHeight w:val="285"/>
          <w:ins w:id="679" w:author="Emanuele Massaro [2]" w:date="2025-11-10T13:15:00Z"/>
          <w:trPrChange w:id="680" w:author="Emanuele Massaro [2]" w:date="2025-11-10T14:48:00Z">
            <w:trPr>
              <w:gridBefore w:val="2"/>
              <w:trHeight w:val="285"/>
            </w:trPr>
          </w:trPrChange>
        </w:trPr>
        <w:tc>
          <w:tcPr>
            <w:tcW w:w="2083" w:type="dxa"/>
            <w:noWrap/>
            <w:hideMark/>
            <w:tcPrChange w:id="681" w:author="Emanuele Massaro [2]" w:date="2025-11-10T14:48:00Z">
              <w:tcPr>
                <w:tcW w:w="1879" w:type="dxa"/>
                <w:noWrap/>
                <w:vAlign w:val="bottom"/>
                <w:hideMark/>
              </w:tcPr>
            </w:tcPrChange>
          </w:tcPr>
          <w:p w14:paraId="2ED81FEE" w14:textId="574218AF" w:rsidR="00C906AE" w:rsidRPr="002733A1" w:rsidRDefault="00C906AE" w:rsidP="00C906AE">
            <w:pPr>
              <w:spacing w:after="0" w:line="240" w:lineRule="auto"/>
              <w:rPr>
                <w:ins w:id="682" w:author="Emanuele Massaro [2]" w:date="2025-11-10T13:15:00Z"/>
                <w:rFonts w:eastAsia="Times New Roman" w:cs="Times New Roman"/>
                <w:color w:val="000000"/>
                <w:sz w:val="22"/>
                <w:lang w:eastAsia="en-GB"/>
                <w:rPrChange w:id="683" w:author="Emanuele Massaro [2]" w:date="2025-11-10T13:23:00Z">
                  <w:rPr>
                    <w:ins w:id="684" w:author="Emanuele Massaro [2]" w:date="2025-11-10T13:15:00Z"/>
                    <w:rFonts w:ascii="Calibri" w:eastAsia="Times New Roman" w:hAnsi="Calibri" w:cs="Calibri"/>
                    <w:color w:val="000000"/>
                    <w:sz w:val="22"/>
                    <w:lang w:eastAsia="en-GB"/>
                  </w:rPr>
                </w:rPrChange>
              </w:rPr>
            </w:pPr>
            <w:ins w:id="685" w:author="Emanuele Massaro [2]" w:date="2025-11-10T14:48:00Z">
              <w:r w:rsidRPr="0017206A">
                <w:t>Max_DD_Winter</w:t>
              </w:r>
            </w:ins>
          </w:p>
        </w:tc>
        <w:tc>
          <w:tcPr>
            <w:tcW w:w="1048" w:type="dxa"/>
            <w:gridSpan w:val="2"/>
            <w:noWrap/>
            <w:hideMark/>
            <w:tcPrChange w:id="686" w:author="Emanuele Massaro [2]" w:date="2025-11-10T14:48:00Z">
              <w:tcPr>
                <w:tcW w:w="1016" w:type="dxa"/>
                <w:gridSpan w:val="3"/>
                <w:noWrap/>
                <w:vAlign w:val="bottom"/>
                <w:hideMark/>
              </w:tcPr>
            </w:tcPrChange>
          </w:tcPr>
          <w:p w14:paraId="344DA895" w14:textId="7D474175" w:rsidR="00C906AE" w:rsidRPr="002733A1" w:rsidRDefault="00C906AE" w:rsidP="00C906AE">
            <w:pPr>
              <w:spacing w:after="0" w:line="240" w:lineRule="auto"/>
              <w:jc w:val="right"/>
              <w:rPr>
                <w:ins w:id="687" w:author="Emanuele Massaro [2]" w:date="2025-11-10T13:15:00Z"/>
                <w:rFonts w:eastAsia="Times New Roman" w:cs="Times New Roman"/>
                <w:color w:val="000000"/>
                <w:sz w:val="22"/>
                <w:lang w:eastAsia="en-GB"/>
                <w:rPrChange w:id="688" w:author="Emanuele Massaro [2]" w:date="2025-11-10T13:23:00Z">
                  <w:rPr>
                    <w:ins w:id="689" w:author="Emanuele Massaro [2]" w:date="2025-11-10T13:15:00Z"/>
                    <w:rFonts w:ascii="Calibri" w:eastAsia="Times New Roman" w:hAnsi="Calibri" w:cs="Calibri"/>
                    <w:color w:val="000000"/>
                    <w:sz w:val="22"/>
                    <w:lang w:eastAsia="en-GB"/>
                  </w:rPr>
                </w:rPrChange>
              </w:rPr>
            </w:pPr>
            <w:ins w:id="690" w:author="Emanuele Massaro [2]" w:date="2025-11-10T14:48:00Z">
              <w:r w:rsidRPr="0017206A">
                <w:t>-0.365</w:t>
              </w:r>
            </w:ins>
          </w:p>
        </w:tc>
        <w:tc>
          <w:tcPr>
            <w:tcW w:w="786" w:type="dxa"/>
            <w:noWrap/>
            <w:hideMark/>
            <w:tcPrChange w:id="691" w:author="Emanuele Massaro [2]" w:date="2025-11-10T14:48:00Z">
              <w:tcPr>
                <w:tcW w:w="786" w:type="dxa"/>
                <w:noWrap/>
                <w:vAlign w:val="bottom"/>
                <w:hideMark/>
              </w:tcPr>
            </w:tcPrChange>
          </w:tcPr>
          <w:p w14:paraId="22491BAC" w14:textId="75EDF099" w:rsidR="00C906AE" w:rsidRPr="002733A1" w:rsidRDefault="00C906AE" w:rsidP="00C906AE">
            <w:pPr>
              <w:spacing w:after="0" w:line="240" w:lineRule="auto"/>
              <w:jc w:val="right"/>
              <w:rPr>
                <w:ins w:id="692" w:author="Emanuele Massaro [2]" w:date="2025-11-10T13:15:00Z"/>
                <w:rFonts w:eastAsia="Times New Roman" w:cs="Times New Roman"/>
                <w:color w:val="000000"/>
                <w:sz w:val="22"/>
                <w:lang w:eastAsia="en-GB"/>
                <w:rPrChange w:id="693" w:author="Emanuele Massaro [2]" w:date="2025-11-10T13:23:00Z">
                  <w:rPr>
                    <w:ins w:id="694" w:author="Emanuele Massaro [2]" w:date="2025-11-10T13:15:00Z"/>
                    <w:rFonts w:ascii="Calibri" w:eastAsia="Times New Roman" w:hAnsi="Calibri" w:cs="Calibri"/>
                    <w:color w:val="000000"/>
                    <w:sz w:val="22"/>
                    <w:lang w:eastAsia="en-GB"/>
                  </w:rPr>
                </w:rPrChange>
              </w:rPr>
            </w:pPr>
            <w:ins w:id="695" w:author="Emanuele Massaro [2]" w:date="2025-11-10T14:48:00Z">
              <w:r w:rsidRPr="0017206A">
                <w:t>0.07</w:t>
              </w:r>
            </w:ins>
          </w:p>
        </w:tc>
        <w:tc>
          <w:tcPr>
            <w:tcW w:w="992" w:type="dxa"/>
            <w:gridSpan w:val="2"/>
            <w:noWrap/>
            <w:hideMark/>
            <w:tcPrChange w:id="696" w:author="Emanuele Massaro [2]" w:date="2025-11-10T14:48:00Z">
              <w:tcPr>
                <w:tcW w:w="992" w:type="dxa"/>
                <w:gridSpan w:val="3"/>
                <w:noWrap/>
                <w:vAlign w:val="bottom"/>
                <w:hideMark/>
              </w:tcPr>
            </w:tcPrChange>
          </w:tcPr>
          <w:p w14:paraId="69B74A28" w14:textId="1B11C041" w:rsidR="00C906AE" w:rsidRPr="002733A1" w:rsidRDefault="00C906AE" w:rsidP="00C906AE">
            <w:pPr>
              <w:spacing w:after="0" w:line="240" w:lineRule="auto"/>
              <w:jc w:val="right"/>
              <w:rPr>
                <w:ins w:id="697" w:author="Emanuele Massaro [2]" w:date="2025-11-10T13:15:00Z"/>
                <w:rFonts w:eastAsia="Times New Roman" w:cs="Times New Roman"/>
                <w:color w:val="000000"/>
                <w:sz w:val="22"/>
                <w:lang w:eastAsia="en-GB"/>
                <w:rPrChange w:id="698" w:author="Emanuele Massaro [2]" w:date="2025-11-10T13:23:00Z">
                  <w:rPr>
                    <w:ins w:id="699" w:author="Emanuele Massaro [2]" w:date="2025-11-10T13:15:00Z"/>
                    <w:rFonts w:ascii="Calibri" w:eastAsia="Times New Roman" w:hAnsi="Calibri" w:cs="Calibri"/>
                    <w:color w:val="000000"/>
                    <w:sz w:val="22"/>
                    <w:lang w:eastAsia="en-GB"/>
                  </w:rPr>
                </w:rPrChange>
              </w:rPr>
            </w:pPr>
            <w:ins w:id="700" w:author="Emanuele Massaro [2]" w:date="2025-11-10T14:48:00Z">
              <w:r w:rsidRPr="0017206A">
                <w:t>0</w:t>
              </w:r>
            </w:ins>
          </w:p>
        </w:tc>
        <w:tc>
          <w:tcPr>
            <w:tcW w:w="992" w:type="dxa"/>
            <w:noWrap/>
            <w:hideMark/>
            <w:tcPrChange w:id="701" w:author="Emanuele Massaro [2]" w:date="2025-11-10T14:48:00Z">
              <w:tcPr>
                <w:tcW w:w="992" w:type="dxa"/>
                <w:gridSpan w:val="2"/>
                <w:noWrap/>
                <w:vAlign w:val="bottom"/>
                <w:hideMark/>
              </w:tcPr>
            </w:tcPrChange>
          </w:tcPr>
          <w:p w14:paraId="37A4D4F8" w14:textId="6425A015" w:rsidR="00C906AE" w:rsidRPr="002733A1" w:rsidRDefault="00C906AE" w:rsidP="00C906AE">
            <w:pPr>
              <w:spacing w:after="0" w:line="240" w:lineRule="auto"/>
              <w:jc w:val="right"/>
              <w:rPr>
                <w:ins w:id="702" w:author="Emanuele Massaro [2]" w:date="2025-11-10T13:15:00Z"/>
                <w:rFonts w:eastAsia="Times New Roman" w:cs="Times New Roman"/>
                <w:color w:val="000000"/>
                <w:sz w:val="22"/>
                <w:lang w:eastAsia="en-GB"/>
                <w:rPrChange w:id="703" w:author="Emanuele Massaro [2]" w:date="2025-11-10T13:23:00Z">
                  <w:rPr>
                    <w:ins w:id="704" w:author="Emanuele Massaro [2]" w:date="2025-11-10T13:15:00Z"/>
                    <w:rFonts w:ascii="Calibri" w:eastAsia="Times New Roman" w:hAnsi="Calibri" w:cs="Calibri"/>
                    <w:color w:val="000000"/>
                    <w:sz w:val="22"/>
                    <w:lang w:eastAsia="en-GB"/>
                  </w:rPr>
                </w:rPrChange>
              </w:rPr>
            </w:pPr>
            <w:ins w:id="705" w:author="Emanuele Massaro [2]" w:date="2025-11-10T14:48:00Z">
              <w:r w:rsidRPr="0017206A">
                <w:t>0.002</w:t>
              </w:r>
            </w:ins>
          </w:p>
        </w:tc>
        <w:tc>
          <w:tcPr>
            <w:tcW w:w="901" w:type="dxa"/>
            <w:gridSpan w:val="2"/>
            <w:noWrap/>
            <w:hideMark/>
            <w:tcPrChange w:id="706" w:author="Emanuele Massaro [2]" w:date="2025-11-10T14:48:00Z">
              <w:tcPr>
                <w:tcW w:w="901" w:type="dxa"/>
                <w:gridSpan w:val="2"/>
                <w:noWrap/>
                <w:vAlign w:val="bottom"/>
                <w:hideMark/>
              </w:tcPr>
            </w:tcPrChange>
          </w:tcPr>
          <w:p w14:paraId="498B1246" w14:textId="1DB7339D" w:rsidR="00C906AE" w:rsidRPr="002733A1" w:rsidRDefault="00C906AE" w:rsidP="00C906AE">
            <w:pPr>
              <w:spacing w:after="0" w:line="240" w:lineRule="auto"/>
              <w:jc w:val="right"/>
              <w:rPr>
                <w:ins w:id="707" w:author="Emanuele Massaro [2]" w:date="2025-11-10T13:15:00Z"/>
                <w:rFonts w:eastAsia="Times New Roman" w:cs="Times New Roman"/>
                <w:color w:val="000000"/>
                <w:sz w:val="22"/>
                <w:lang w:eastAsia="en-GB"/>
                <w:rPrChange w:id="708" w:author="Emanuele Massaro [2]" w:date="2025-11-10T13:23:00Z">
                  <w:rPr>
                    <w:ins w:id="709" w:author="Emanuele Massaro [2]" w:date="2025-11-10T13:15:00Z"/>
                    <w:rFonts w:ascii="Calibri" w:eastAsia="Times New Roman" w:hAnsi="Calibri" w:cs="Calibri"/>
                    <w:color w:val="000000"/>
                    <w:sz w:val="22"/>
                    <w:lang w:eastAsia="en-GB"/>
                  </w:rPr>
                </w:rPrChange>
              </w:rPr>
            </w:pPr>
            <w:ins w:id="710" w:author="Emanuele Massaro [2]" w:date="2025-11-10T14:48:00Z">
              <w:r w:rsidRPr="0017206A">
                <w:t>0.326</w:t>
              </w:r>
            </w:ins>
          </w:p>
        </w:tc>
        <w:tc>
          <w:tcPr>
            <w:tcW w:w="942" w:type="dxa"/>
            <w:noWrap/>
            <w:hideMark/>
            <w:tcPrChange w:id="711" w:author="Emanuele Massaro [2]" w:date="2025-11-10T14:48:00Z">
              <w:tcPr>
                <w:tcW w:w="1148" w:type="dxa"/>
                <w:gridSpan w:val="2"/>
                <w:noWrap/>
                <w:vAlign w:val="bottom"/>
                <w:hideMark/>
              </w:tcPr>
            </w:tcPrChange>
          </w:tcPr>
          <w:p w14:paraId="7748DBA5" w14:textId="7DE1880A" w:rsidR="00C906AE" w:rsidRPr="002733A1" w:rsidRDefault="00C906AE" w:rsidP="00C906AE">
            <w:pPr>
              <w:spacing w:after="0" w:line="240" w:lineRule="auto"/>
              <w:jc w:val="right"/>
              <w:rPr>
                <w:ins w:id="712" w:author="Emanuele Massaro [2]" w:date="2025-11-10T13:15:00Z"/>
                <w:rFonts w:eastAsia="Times New Roman" w:cs="Times New Roman"/>
                <w:color w:val="000000"/>
                <w:sz w:val="22"/>
                <w:lang w:eastAsia="en-GB"/>
                <w:rPrChange w:id="713" w:author="Emanuele Massaro [2]" w:date="2025-11-10T13:23:00Z">
                  <w:rPr>
                    <w:ins w:id="714" w:author="Emanuele Massaro [2]" w:date="2025-11-10T13:15:00Z"/>
                    <w:rFonts w:ascii="Calibri" w:eastAsia="Times New Roman" w:hAnsi="Calibri" w:cs="Calibri"/>
                    <w:color w:val="000000"/>
                    <w:sz w:val="22"/>
                    <w:lang w:eastAsia="en-GB"/>
                  </w:rPr>
                </w:rPrChange>
              </w:rPr>
            </w:pPr>
            <w:ins w:id="715" w:author="Emanuele Massaro [2]" w:date="2025-11-10T14:48:00Z">
              <w:r w:rsidRPr="0017206A">
                <w:t>-1.078</w:t>
              </w:r>
            </w:ins>
          </w:p>
        </w:tc>
        <w:tc>
          <w:tcPr>
            <w:tcW w:w="992" w:type="dxa"/>
            <w:noWrap/>
            <w:hideMark/>
            <w:tcPrChange w:id="716" w:author="Emanuele Massaro [2]" w:date="2025-11-10T14:48:00Z">
              <w:tcPr>
                <w:tcW w:w="992" w:type="dxa"/>
                <w:noWrap/>
                <w:vAlign w:val="bottom"/>
                <w:hideMark/>
              </w:tcPr>
            </w:tcPrChange>
          </w:tcPr>
          <w:p w14:paraId="411F4F70" w14:textId="635CCA38" w:rsidR="00C906AE" w:rsidRPr="002733A1" w:rsidRDefault="00C906AE" w:rsidP="00C906AE">
            <w:pPr>
              <w:spacing w:after="0" w:line="240" w:lineRule="auto"/>
              <w:jc w:val="right"/>
              <w:rPr>
                <w:ins w:id="717" w:author="Emanuele Massaro [2]" w:date="2025-11-10T13:15:00Z"/>
                <w:rFonts w:eastAsia="Times New Roman" w:cs="Times New Roman"/>
                <w:color w:val="000000"/>
                <w:sz w:val="22"/>
                <w:lang w:eastAsia="en-GB"/>
                <w:rPrChange w:id="718" w:author="Emanuele Massaro [2]" w:date="2025-11-10T13:23:00Z">
                  <w:rPr>
                    <w:ins w:id="719" w:author="Emanuele Massaro [2]" w:date="2025-11-10T13:15:00Z"/>
                    <w:rFonts w:ascii="Calibri" w:eastAsia="Times New Roman" w:hAnsi="Calibri" w:cs="Calibri"/>
                    <w:color w:val="000000"/>
                    <w:sz w:val="22"/>
                    <w:lang w:eastAsia="en-GB"/>
                  </w:rPr>
                </w:rPrChange>
              </w:rPr>
            </w:pPr>
            <w:ins w:id="720" w:author="Emanuele Massaro [2]" w:date="2025-11-10T14:48:00Z">
              <w:r w:rsidRPr="0017206A">
                <w:t>0.142</w:t>
              </w:r>
            </w:ins>
          </w:p>
        </w:tc>
        <w:tc>
          <w:tcPr>
            <w:tcW w:w="993" w:type="dxa"/>
            <w:noWrap/>
            <w:hideMark/>
            <w:tcPrChange w:id="721" w:author="Emanuele Massaro [2]" w:date="2025-11-10T14:48:00Z">
              <w:tcPr>
                <w:tcW w:w="1002" w:type="dxa"/>
                <w:noWrap/>
                <w:vAlign w:val="bottom"/>
                <w:hideMark/>
              </w:tcPr>
            </w:tcPrChange>
          </w:tcPr>
          <w:p w14:paraId="69375753" w14:textId="5477972F" w:rsidR="00C906AE" w:rsidRPr="002733A1" w:rsidRDefault="00C906AE" w:rsidP="00C906AE">
            <w:pPr>
              <w:spacing w:after="0" w:line="240" w:lineRule="auto"/>
              <w:jc w:val="right"/>
              <w:rPr>
                <w:ins w:id="722" w:author="Emanuele Massaro [2]" w:date="2025-11-10T13:15:00Z"/>
                <w:rFonts w:eastAsia="Times New Roman" w:cs="Times New Roman"/>
                <w:color w:val="000000"/>
                <w:sz w:val="22"/>
                <w:lang w:eastAsia="en-GB"/>
                <w:rPrChange w:id="723" w:author="Emanuele Massaro [2]" w:date="2025-11-10T13:23:00Z">
                  <w:rPr>
                    <w:ins w:id="724" w:author="Emanuele Massaro [2]" w:date="2025-11-10T13:15:00Z"/>
                    <w:rFonts w:ascii="Calibri" w:eastAsia="Times New Roman" w:hAnsi="Calibri" w:cs="Calibri"/>
                    <w:color w:val="000000"/>
                    <w:sz w:val="22"/>
                    <w:lang w:eastAsia="en-GB"/>
                  </w:rPr>
                </w:rPrChange>
              </w:rPr>
            </w:pPr>
            <w:ins w:id="725" w:author="Emanuele Massaro [2]" w:date="2025-11-10T14:48:00Z">
              <w:r w:rsidRPr="0017206A">
                <w:t>0.379</w:t>
              </w:r>
            </w:ins>
          </w:p>
        </w:tc>
      </w:tr>
      <w:tr w:rsidR="00C906AE" w:rsidRPr="002733A1" w14:paraId="3F64CE5E" w14:textId="77777777" w:rsidTr="00C906AE">
        <w:trPr>
          <w:trHeight w:val="285"/>
          <w:ins w:id="726" w:author="Emanuele Massaro [2]" w:date="2025-11-10T13:15:00Z"/>
          <w:trPrChange w:id="727" w:author="Emanuele Massaro [2]" w:date="2025-11-10T14:48:00Z">
            <w:trPr>
              <w:gridBefore w:val="2"/>
              <w:trHeight w:val="285"/>
            </w:trPr>
          </w:trPrChange>
        </w:trPr>
        <w:tc>
          <w:tcPr>
            <w:tcW w:w="2083" w:type="dxa"/>
            <w:noWrap/>
            <w:hideMark/>
            <w:tcPrChange w:id="728" w:author="Emanuele Massaro [2]" w:date="2025-11-10T14:48:00Z">
              <w:tcPr>
                <w:tcW w:w="1879" w:type="dxa"/>
                <w:noWrap/>
                <w:vAlign w:val="bottom"/>
                <w:hideMark/>
              </w:tcPr>
            </w:tcPrChange>
          </w:tcPr>
          <w:p w14:paraId="15BE4C40" w14:textId="2CC46D1C" w:rsidR="00C906AE" w:rsidRPr="002733A1" w:rsidRDefault="00C906AE" w:rsidP="00C906AE">
            <w:pPr>
              <w:spacing w:after="0" w:line="240" w:lineRule="auto"/>
              <w:rPr>
                <w:ins w:id="729" w:author="Emanuele Massaro [2]" w:date="2025-11-10T13:15:00Z"/>
                <w:rFonts w:eastAsia="Times New Roman" w:cs="Times New Roman"/>
                <w:color w:val="000000"/>
                <w:sz w:val="22"/>
                <w:lang w:eastAsia="en-GB"/>
                <w:rPrChange w:id="730" w:author="Emanuele Massaro [2]" w:date="2025-11-10T13:23:00Z">
                  <w:rPr>
                    <w:ins w:id="731" w:author="Emanuele Massaro [2]" w:date="2025-11-10T13:15:00Z"/>
                    <w:rFonts w:ascii="Calibri" w:eastAsia="Times New Roman" w:hAnsi="Calibri" w:cs="Calibri"/>
                    <w:color w:val="000000"/>
                    <w:sz w:val="22"/>
                    <w:lang w:eastAsia="en-GB"/>
                  </w:rPr>
                </w:rPrChange>
              </w:rPr>
            </w:pPr>
            <w:ins w:id="732" w:author="Emanuele Massaro [2]" w:date="2025-11-10T14:48:00Z">
              <w:r w:rsidRPr="0017206A">
                <w:t>Mean_T_Spring</w:t>
              </w:r>
            </w:ins>
          </w:p>
        </w:tc>
        <w:tc>
          <w:tcPr>
            <w:tcW w:w="1048" w:type="dxa"/>
            <w:gridSpan w:val="2"/>
            <w:noWrap/>
            <w:hideMark/>
            <w:tcPrChange w:id="733" w:author="Emanuele Massaro [2]" w:date="2025-11-10T14:48:00Z">
              <w:tcPr>
                <w:tcW w:w="1016" w:type="dxa"/>
                <w:gridSpan w:val="3"/>
                <w:noWrap/>
                <w:vAlign w:val="bottom"/>
                <w:hideMark/>
              </w:tcPr>
            </w:tcPrChange>
          </w:tcPr>
          <w:p w14:paraId="407FE41B" w14:textId="734C51B1" w:rsidR="00C906AE" w:rsidRPr="002733A1" w:rsidRDefault="00C906AE" w:rsidP="00C906AE">
            <w:pPr>
              <w:spacing w:after="0" w:line="240" w:lineRule="auto"/>
              <w:jc w:val="right"/>
              <w:rPr>
                <w:ins w:id="734" w:author="Emanuele Massaro [2]" w:date="2025-11-10T13:15:00Z"/>
                <w:rFonts w:eastAsia="Times New Roman" w:cs="Times New Roman"/>
                <w:color w:val="000000"/>
                <w:sz w:val="22"/>
                <w:lang w:eastAsia="en-GB"/>
                <w:rPrChange w:id="735" w:author="Emanuele Massaro [2]" w:date="2025-11-10T13:23:00Z">
                  <w:rPr>
                    <w:ins w:id="736" w:author="Emanuele Massaro [2]" w:date="2025-11-10T13:15:00Z"/>
                    <w:rFonts w:ascii="Calibri" w:eastAsia="Times New Roman" w:hAnsi="Calibri" w:cs="Calibri"/>
                    <w:color w:val="000000"/>
                    <w:sz w:val="22"/>
                    <w:lang w:eastAsia="en-GB"/>
                  </w:rPr>
                </w:rPrChange>
              </w:rPr>
            </w:pPr>
            <w:ins w:id="737" w:author="Emanuele Massaro [2]" w:date="2025-11-10T14:48:00Z">
              <w:r w:rsidRPr="0017206A">
                <w:t>-2.718</w:t>
              </w:r>
            </w:ins>
          </w:p>
        </w:tc>
        <w:tc>
          <w:tcPr>
            <w:tcW w:w="786" w:type="dxa"/>
            <w:noWrap/>
            <w:hideMark/>
            <w:tcPrChange w:id="738" w:author="Emanuele Massaro [2]" w:date="2025-11-10T14:48:00Z">
              <w:tcPr>
                <w:tcW w:w="786" w:type="dxa"/>
                <w:noWrap/>
                <w:vAlign w:val="bottom"/>
                <w:hideMark/>
              </w:tcPr>
            </w:tcPrChange>
          </w:tcPr>
          <w:p w14:paraId="055EA3C6" w14:textId="253220F0" w:rsidR="00C906AE" w:rsidRPr="002733A1" w:rsidRDefault="00C906AE" w:rsidP="00C906AE">
            <w:pPr>
              <w:spacing w:after="0" w:line="240" w:lineRule="auto"/>
              <w:jc w:val="right"/>
              <w:rPr>
                <w:ins w:id="739" w:author="Emanuele Massaro [2]" w:date="2025-11-10T13:15:00Z"/>
                <w:rFonts w:eastAsia="Times New Roman" w:cs="Times New Roman"/>
                <w:color w:val="000000"/>
                <w:sz w:val="22"/>
                <w:lang w:eastAsia="en-GB"/>
                <w:rPrChange w:id="740" w:author="Emanuele Massaro [2]" w:date="2025-11-10T13:23:00Z">
                  <w:rPr>
                    <w:ins w:id="741" w:author="Emanuele Massaro [2]" w:date="2025-11-10T13:15:00Z"/>
                    <w:rFonts w:ascii="Calibri" w:eastAsia="Times New Roman" w:hAnsi="Calibri" w:cs="Calibri"/>
                    <w:color w:val="000000"/>
                    <w:sz w:val="22"/>
                    <w:lang w:eastAsia="en-GB"/>
                  </w:rPr>
                </w:rPrChange>
              </w:rPr>
            </w:pPr>
            <w:ins w:id="742" w:author="Emanuele Massaro [2]" w:date="2025-11-10T14:48:00Z">
              <w:r w:rsidRPr="0017206A">
                <w:t>0.259</w:t>
              </w:r>
            </w:ins>
          </w:p>
        </w:tc>
        <w:tc>
          <w:tcPr>
            <w:tcW w:w="992" w:type="dxa"/>
            <w:gridSpan w:val="2"/>
            <w:noWrap/>
            <w:hideMark/>
            <w:tcPrChange w:id="743" w:author="Emanuele Massaro [2]" w:date="2025-11-10T14:48:00Z">
              <w:tcPr>
                <w:tcW w:w="992" w:type="dxa"/>
                <w:gridSpan w:val="3"/>
                <w:noWrap/>
                <w:vAlign w:val="bottom"/>
                <w:hideMark/>
              </w:tcPr>
            </w:tcPrChange>
          </w:tcPr>
          <w:p w14:paraId="1ABD8CBE" w14:textId="4EBCE2E2" w:rsidR="00C906AE" w:rsidRPr="002733A1" w:rsidRDefault="00C906AE" w:rsidP="00C906AE">
            <w:pPr>
              <w:spacing w:after="0" w:line="240" w:lineRule="auto"/>
              <w:jc w:val="right"/>
              <w:rPr>
                <w:ins w:id="744" w:author="Emanuele Massaro [2]" w:date="2025-11-10T13:15:00Z"/>
                <w:rFonts w:eastAsia="Times New Roman" w:cs="Times New Roman"/>
                <w:color w:val="000000"/>
                <w:sz w:val="22"/>
                <w:lang w:eastAsia="en-GB"/>
                <w:rPrChange w:id="745" w:author="Emanuele Massaro [2]" w:date="2025-11-10T13:23:00Z">
                  <w:rPr>
                    <w:ins w:id="746" w:author="Emanuele Massaro [2]" w:date="2025-11-10T13:15:00Z"/>
                    <w:rFonts w:ascii="Calibri" w:eastAsia="Times New Roman" w:hAnsi="Calibri" w:cs="Calibri"/>
                    <w:color w:val="000000"/>
                    <w:sz w:val="22"/>
                    <w:lang w:eastAsia="en-GB"/>
                  </w:rPr>
                </w:rPrChange>
              </w:rPr>
            </w:pPr>
            <w:ins w:id="747" w:author="Emanuele Massaro [2]" w:date="2025-11-10T14:48:00Z">
              <w:r w:rsidRPr="0017206A">
                <w:t>0</w:t>
              </w:r>
            </w:ins>
          </w:p>
        </w:tc>
        <w:tc>
          <w:tcPr>
            <w:tcW w:w="992" w:type="dxa"/>
            <w:noWrap/>
            <w:hideMark/>
            <w:tcPrChange w:id="748" w:author="Emanuele Massaro [2]" w:date="2025-11-10T14:48:00Z">
              <w:tcPr>
                <w:tcW w:w="992" w:type="dxa"/>
                <w:gridSpan w:val="2"/>
                <w:noWrap/>
                <w:vAlign w:val="bottom"/>
                <w:hideMark/>
              </w:tcPr>
            </w:tcPrChange>
          </w:tcPr>
          <w:p w14:paraId="74CD1622" w14:textId="4B7293A1" w:rsidR="00C906AE" w:rsidRPr="002733A1" w:rsidRDefault="00C906AE" w:rsidP="00C906AE">
            <w:pPr>
              <w:spacing w:after="0" w:line="240" w:lineRule="auto"/>
              <w:jc w:val="right"/>
              <w:rPr>
                <w:ins w:id="749" w:author="Emanuele Massaro [2]" w:date="2025-11-10T13:15:00Z"/>
                <w:rFonts w:eastAsia="Times New Roman" w:cs="Times New Roman"/>
                <w:color w:val="000000"/>
                <w:sz w:val="22"/>
                <w:lang w:eastAsia="en-GB"/>
                <w:rPrChange w:id="750" w:author="Emanuele Massaro [2]" w:date="2025-11-10T13:23:00Z">
                  <w:rPr>
                    <w:ins w:id="751" w:author="Emanuele Massaro [2]" w:date="2025-11-10T13:15:00Z"/>
                    <w:rFonts w:ascii="Calibri" w:eastAsia="Times New Roman" w:hAnsi="Calibri" w:cs="Calibri"/>
                    <w:color w:val="000000"/>
                    <w:sz w:val="22"/>
                    <w:lang w:eastAsia="en-GB"/>
                  </w:rPr>
                </w:rPrChange>
              </w:rPr>
            </w:pPr>
            <w:ins w:id="752" w:author="Emanuele Massaro [2]" w:date="2025-11-10T14:48:00Z">
              <w:r w:rsidRPr="0017206A">
                <w:t>-1.274</w:t>
              </w:r>
            </w:ins>
          </w:p>
        </w:tc>
        <w:tc>
          <w:tcPr>
            <w:tcW w:w="901" w:type="dxa"/>
            <w:gridSpan w:val="2"/>
            <w:noWrap/>
            <w:hideMark/>
            <w:tcPrChange w:id="753" w:author="Emanuele Massaro [2]" w:date="2025-11-10T14:48:00Z">
              <w:tcPr>
                <w:tcW w:w="901" w:type="dxa"/>
                <w:gridSpan w:val="2"/>
                <w:noWrap/>
                <w:vAlign w:val="bottom"/>
                <w:hideMark/>
              </w:tcPr>
            </w:tcPrChange>
          </w:tcPr>
          <w:p w14:paraId="7AD710A2" w14:textId="779BE89A" w:rsidR="00C906AE" w:rsidRPr="002733A1" w:rsidRDefault="00C906AE" w:rsidP="00C906AE">
            <w:pPr>
              <w:spacing w:after="0" w:line="240" w:lineRule="auto"/>
              <w:jc w:val="right"/>
              <w:rPr>
                <w:ins w:id="754" w:author="Emanuele Massaro [2]" w:date="2025-11-10T13:15:00Z"/>
                <w:rFonts w:eastAsia="Times New Roman" w:cs="Times New Roman"/>
                <w:color w:val="000000"/>
                <w:sz w:val="22"/>
                <w:lang w:eastAsia="en-GB"/>
                <w:rPrChange w:id="755" w:author="Emanuele Massaro [2]" w:date="2025-11-10T13:23:00Z">
                  <w:rPr>
                    <w:ins w:id="756" w:author="Emanuele Massaro [2]" w:date="2025-11-10T13:15:00Z"/>
                    <w:rFonts w:ascii="Calibri" w:eastAsia="Times New Roman" w:hAnsi="Calibri" w:cs="Calibri"/>
                    <w:color w:val="000000"/>
                    <w:sz w:val="22"/>
                    <w:lang w:eastAsia="en-GB"/>
                  </w:rPr>
                </w:rPrChange>
              </w:rPr>
            </w:pPr>
            <w:ins w:id="757" w:author="Emanuele Massaro [2]" w:date="2025-11-10T14:48:00Z">
              <w:r w:rsidRPr="0017206A">
                <w:t>1.187</w:t>
              </w:r>
            </w:ins>
          </w:p>
        </w:tc>
        <w:tc>
          <w:tcPr>
            <w:tcW w:w="942" w:type="dxa"/>
            <w:noWrap/>
            <w:hideMark/>
            <w:tcPrChange w:id="758" w:author="Emanuele Massaro [2]" w:date="2025-11-10T14:48:00Z">
              <w:tcPr>
                <w:tcW w:w="1148" w:type="dxa"/>
                <w:gridSpan w:val="2"/>
                <w:noWrap/>
                <w:vAlign w:val="bottom"/>
                <w:hideMark/>
              </w:tcPr>
            </w:tcPrChange>
          </w:tcPr>
          <w:p w14:paraId="27A6017A" w14:textId="6F43FF33" w:rsidR="00C906AE" w:rsidRPr="002733A1" w:rsidRDefault="00C906AE" w:rsidP="00C906AE">
            <w:pPr>
              <w:spacing w:after="0" w:line="240" w:lineRule="auto"/>
              <w:jc w:val="right"/>
              <w:rPr>
                <w:ins w:id="759" w:author="Emanuele Massaro [2]" w:date="2025-11-10T13:15:00Z"/>
                <w:rFonts w:eastAsia="Times New Roman" w:cs="Times New Roman"/>
                <w:color w:val="000000"/>
                <w:sz w:val="22"/>
                <w:lang w:eastAsia="en-GB"/>
                <w:rPrChange w:id="760" w:author="Emanuele Massaro [2]" w:date="2025-11-10T13:23:00Z">
                  <w:rPr>
                    <w:ins w:id="761" w:author="Emanuele Massaro [2]" w:date="2025-11-10T13:15:00Z"/>
                    <w:rFonts w:ascii="Calibri" w:eastAsia="Times New Roman" w:hAnsi="Calibri" w:cs="Calibri"/>
                    <w:color w:val="000000"/>
                    <w:sz w:val="22"/>
                    <w:lang w:eastAsia="en-GB"/>
                  </w:rPr>
                </w:rPrChange>
              </w:rPr>
            </w:pPr>
            <w:ins w:id="762" w:author="Emanuele Massaro [2]" w:date="2025-11-10T14:48:00Z">
              <w:r w:rsidRPr="0017206A">
                <w:t>-4.405</w:t>
              </w:r>
            </w:ins>
          </w:p>
        </w:tc>
        <w:tc>
          <w:tcPr>
            <w:tcW w:w="992" w:type="dxa"/>
            <w:noWrap/>
            <w:hideMark/>
            <w:tcPrChange w:id="763" w:author="Emanuele Massaro [2]" w:date="2025-11-10T14:48:00Z">
              <w:tcPr>
                <w:tcW w:w="992" w:type="dxa"/>
                <w:noWrap/>
                <w:vAlign w:val="bottom"/>
                <w:hideMark/>
              </w:tcPr>
            </w:tcPrChange>
          </w:tcPr>
          <w:p w14:paraId="26936B15" w14:textId="50FA5606" w:rsidR="00C906AE" w:rsidRPr="002733A1" w:rsidRDefault="00C906AE" w:rsidP="00C906AE">
            <w:pPr>
              <w:spacing w:after="0" w:line="240" w:lineRule="auto"/>
              <w:jc w:val="right"/>
              <w:rPr>
                <w:ins w:id="764" w:author="Emanuele Massaro [2]" w:date="2025-11-10T13:15:00Z"/>
                <w:rFonts w:eastAsia="Times New Roman" w:cs="Times New Roman"/>
                <w:color w:val="000000"/>
                <w:sz w:val="22"/>
                <w:lang w:eastAsia="en-GB"/>
                <w:rPrChange w:id="765" w:author="Emanuele Massaro [2]" w:date="2025-11-10T13:23:00Z">
                  <w:rPr>
                    <w:ins w:id="766" w:author="Emanuele Massaro [2]" w:date="2025-11-10T13:15:00Z"/>
                    <w:rFonts w:ascii="Calibri" w:eastAsia="Times New Roman" w:hAnsi="Calibri" w:cs="Calibri"/>
                    <w:color w:val="000000"/>
                    <w:sz w:val="22"/>
                    <w:lang w:eastAsia="en-GB"/>
                  </w:rPr>
                </w:rPrChange>
              </w:rPr>
            </w:pPr>
            <w:ins w:id="767" w:author="Emanuele Massaro [2]" w:date="2025-11-10T14:48:00Z">
              <w:r w:rsidRPr="0017206A">
                <w:t>-0.728</w:t>
              </w:r>
            </w:ins>
          </w:p>
        </w:tc>
        <w:tc>
          <w:tcPr>
            <w:tcW w:w="993" w:type="dxa"/>
            <w:noWrap/>
            <w:hideMark/>
            <w:tcPrChange w:id="768" w:author="Emanuele Massaro [2]" w:date="2025-11-10T14:48:00Z">
              <w:tcPr>
                <w:tcW w:w="1002" w:type="dxa"/>
                <w:noWrap/>
                <w:vAlign w:val="bottom"/>
                <w:hideMark/>
              </w:tcPr>
            </w:tcPrChange>
          </w:tcPr>
          <w:p w14:paraId="007FBC3B" w14:textId="0BA5DFD3" w:rsidR="00C906AE" w:rsidRPr="002733A1" w:rsidRDefault="00C906AE" w:rsidP="00C906AE">
            <w:pPr>
              <w:spacing w:after="0" w:line="240" w:lineRule="auto"/>
              <w:jc w:val="right"/>
              <w:rPr>
                <w:ins w:id="769" w:author="Emanuele Massaro [2]" w:date="2025-11-10T13:15:00Z"/>
                <w:rFonts w:eastAsia="Times New Roman" w:cs="Times New Roman"/>
                <w:color w:val="000000"/>
                <w:sz w:val="22"/>
                <w:lang w:eastAsia="en-GB"/>
                <w:rPrChange w:id="770" w:author="Emanuele Massaro [2]" w:date="2025-11-10T13:23:00Z">
                  <w:rPr>
                    <w:ins w:id="771" w:author="Emanuele Massaro [2]" w:date="2025-11-10T13:15:00Z"/>
                    <w:rFonts w:ascii="Calibri" w:eastAsia="Times New Roman" w:hAnsi="Calibri" w:cs="Calibri"/>
                    <w:color w:val="000000"/>
                    <w:sz w:val="22"/>
                    <w:lang w:eastAsia="en-GB"/>
                  </w:rPr>
                </w:rPrChange>
              </w:rPr>
            </w:pPr>
            <w:ins w:id="772" w:author="Emanuele Massaro [2]" w:date="2025-11-10T14:48:00Z">
              <w:r w:rsidRPr="0017206A">
                <w:t>-0.183</w:t>
              </w:r>
            </w:ins>
          </w:p>
        </w:tc>
      </w:tr>
      <w:tr w:rsidR="00C906AE" w:rsidRPr="002733A1" w14:paraId="69CAD595" w14:textId="77777777" w:rsidTr="00C906AE">
        <w:trPr>
          <w:trHeight w:val="285"/>
          <w:ins w:id="773" w:author="Emanuele Massaro [2]" w:date="2025-11-10T13:15:00Z"/>
          <w:trPrChange w:id="774" w:author="Emanuele Massaro [2]" w:date="2025-11-10T14:48:00Z">
            <w:trPr>
              <w:gridBefore w:val="2"/>
              <w:trHeight w:val="285"/>
            </w:trPr>
          </w:trPrChange>
        </w:trPr>
        <w:tc>
          <w:tcPr>
            <w:tcW w:w="2083" w:type="dxa"/>
            <w:noWrap/>
            <w:hideMark/>
            <w:tcPrChange w:id="775" w:author="Emanuele Massaro [2]" w:date="2025-11-10T14:48:00Z">
              <w:tcPr>
                <w:tcW w:w="1879" w:type="dxa"/>
                <w:noWrap/>
                <w:vAlign w:val="bottom"/>
                <w:hideMark/>
              </w:tcPr>
            </w:tcPrChange>
          </w:tcPr>
          <w:p w14:paraId="194DC910" w14:textId="0C1C6ECF" w:rsidR="00C906AE" w:rsidRPr="002733A1" w:rsidRDefault="00C906AE" w:rsidP="00C906AE">
            <w:pPr>
              <w:spacing w:after="0" w:line="240" w:lineRule="auto"/>
              <w:rPr>
                <w:ins w:id="776" w:author="Emanuele Massaro [2]" w:date="2025-11-10T13:15:00Z"/>
                <w:rFonts w:eastAsia="Times New Roman" w:cs="Times New Roman"/>
                <w:color w:val="000000"/>
                <w:sz w:val="22"/>
                <w:lang w:eastAsia="en-GB"/>
                <w:rPrChange w:id="777" w:author="Emanuele Massaro [2]" w:date="2025-11-10T13:23:00Z">
                  <w:rPr>
                    <w:ins w:id="778" w:author="Emanuele Massaro [2]" w:date="2025-11-10T13:15:00Z"/>
                    <w:rFonts w:ascii="Calibri" w:eastAsia="Times New Roman" w:hAnsi="Calibri" w:cs="Calibri"/>
                    <w:color w:val="000000"/>
                    <w:sz w:val="22"/>
                    <w:lang w:eastAsia="en-GB"/>
                  </w:rPr>
                </w:rPrChange>
              </w:rPr>
            </w:pPr>
            <w:ins w:id="779" w:author="Emanuele Massaro [2]" w:date="2025-11-10T14:48:00Z">
              <w:r w:rsidRPr="0017206A">
                <w:t>Max_DD_Spring</w:t>
              </w:r>
            </w:ins>
          </w:p>
        </w:tc>
        <w:tc>
          <w:tcPr>
            <w:tcW w:w="1048" w:type="dxa"/>
            <w:gridSpan w:val="2"/>
            <w:noWrap/>
            <w:hideMark/>
            <w:tcPrChange w:id="780" w:author="Emanuele Massaro [2]" w:date="2025-11-10T14:48:00Z">
              <w:tcPr>
                <w:tcW w:w="1016" w:type="dxa"/>
                <w:gridSpan w:val="3"/>
                <w:noWrap/>
                <w:vAlign w:val="bottom"/>
                <w:hideMark/>
              </w:tcPr>
            </w:tcPrChange>
          </w:tcPr>
          <w:p w14:paraId="582732BE" w14:textId="07EF7F63" w:rsidR="00C906AE" w:rsidRPr="002733A1" w:rsidRDefault="00C906AE" w:rsidP="00C906AE">
            <w:pPr>
              <w:spacing w:after="0" w:line="240" w:lineRule="auto"/>
              <w:jc w:val="right"/>
              <w:rPr>
                <w:ins w:id="781" w:author="Emanuele Massaro [2]" w:date="2025-11-10T13:15:00Z"/>
                <w:rFonts w:eastAsia="Times New Roman" w:cs="Times New Roman"/>
                <w:color w:val="000000"/>
                <w:sz w:val="22"/>
                <w:lang w:eastAsia="en-GB"/>
                <w:rPrChange w:id="782" w:author="Emanuele Massaro [2]" w:date="2025-11-10T13:23:00Z">
                  <w:rPr>
                    <w:ins w:id="783" w:author="Emanuele Massaro [2]" w:date="2025-11-10T13:15:00Z"/>
                    <w:rFonts w:ascii="Calibri" w:eastAsia="Times New Roman" w:hAnsi="Calibri" w:cs="Calibri"/>
                    <w:color w:val="000000"/>
                    <w:sz w:val="22"/>
                    <w:lang w:eastAsia="en-GB"/>
                  </w:rPr>
                </w:rPrChange>
              </w:rPr>
            </w:pPr>
            <w:ins w:id="784" w:author="Emanuele Massaro [2]" w:date="2025-11-10T14:48:00Z">
              <w:r w:rsidRPr="0017206A">
                <w:t>-0.532</w:t>
              </w:r>
            </w:ins>
          </w:p>
        </w:tc>
        <w:tc>
          <w:tcPr>
            <w:tcW w:w="786" w:type="dxa"/>
            <w:noWrap/>
            <w:hideMark/>
            <w:tcPrChange w:id="785" w:author="Emanuele Massaro [2]" w:date="2025-11-10T14:48:00Z">
              <w:tcPr>
                <w:tcW w:w="786" w:type="dxa"/>
                <w:noWrap/>
                <w:vAlign w:val="bottom"/>
                <w:hideMark/>
              </w:tcPr>
            </w:tcPrChange>
          </w:tcPr>
          <w:p w14:paraId="72D28B3F" w14:textId="57537BF2" w:rsidR="00C906AE" w:rsidRPr="002733A1" w:rsidRDefault="00C906AE" w:rsidP="00C906AE">
            <w:pPr>
              <w:spacing w:after="0" w:line="240" w:lineRule="auto"/>
              <w:jc w:val="right"/>
              <w:rPr>
                <w:ins w:id="786" w:author="Emanuele Massaro [2]" w:date="2025-11-10T13:15:00Z"/>
                <w:rFonts w:eastAsia="Times New Roman" w:cs="Times New Roman"/>
                <w:color w:val="000000"/>
                <w:sz w:val="22"/>
                <w:lang w:eastAsia="en-GB"/>
                <w:rPrChange w:id="787" w:author="Emanuele Massaro [2]" w:date="2025-11-10T13:23:00Z">
                  <w:rPr>
                    <w:ins w:id="788" w:author="Emanuele Massaro [2]" w:date="2025-11-10T13:15:00Z"/>
                    <w:rFonts w:ascii="Calibri" w:eastAsia="Times New Roman" w:hAnsi="Calibri" w:cs="Calibri"/>
                    <w:color w:val="000000"/>
                    <w:sz w:val="22"/>
                    <w:lang w:eastAsia="en-GB"/>
                  </w:rPr>
                </w:rPrChange>
              </w:rPr>
            </w:pPr>
            <w:ins w:id="789" w:author="Emanuele Massaro [2]" w:date="2025-11-10T14:48:00Z">
              <w:r w:rsidRPr="0017206A">
                <w:t>0.042</w:t>
              </w:r>
            </w:ins>
          </w:p>
        </w:tc>
        <w:tc>
          <w:tcPr>
            <w:tcW w:w="992" w:type="dxa"/>
            <w:gridSpan w:val="2"/>
            <w:noWrap/>
            <w:hideMark/>
            <w:tcPrChange w:id="790" w:author="Emanuele Massaro [2]" w:date="2025-11-10T14:48:00Z">
              <w:tcPr>
                <w:tcW w:w="992" w:type="dxa"/>
                <w:gridSpan w:val="3"/>
                <w:noWrap/>
                <w:vAlign w:val="bottom"/>
                <w:hideMark/>
              </w:tcPr>
            </w:tcPrChange>
          </w:tcPr>
          <w:p w14:paraId="1234E321" w14:textId="3FA3C306" w:rsidR="00C906AE" w:rsidRPr="002733A1" w:rsidRDefault="00C906AE" w:rsidP="00C906AE">
            <w:pPr>
              <w:spacing w:after="0" w:line="240" w:lineRule="auto"/>
              <w:jc w:val="right"/>
              <w:rPr>
                <w:ins w:id="791" w:author="Emanuele Massaro [2]" w:date="2025-11-10T13:15:00Z"/>
                <w:rFonts w:eastAsia="Times New Roman" w:cs="Times New Roman"/>
                <w:color w:val="000000"/>
                <w:sz w:val="22"/>
                <w:lang w:eastAsia="en-GB"/>
                <w:rPrChange w:id="792" w:author="Emanuele Massaro [2]" w:date="2025-11-10T13:23:00Z">
                  <w:rPr>
                    <w:ins w:id="793" w:author="Emanuele Massaro [2]" w:date="2025-11-10T13:15:00Z"/>
                    <w:rFonts w:ascii="Calibri" w:eastAsia="Times New Roman" w:hAnsi="Calibri" w:cs="Calibri"/>
                    <w:color w:val="000000"/>
                    <w:sz w:val="22"/>
                    <w:lang w:eastAsia="en-GB"/>
                  </w:rPr>
                </w:rPrChange>
              </w:rPr>
            </w:pPr>
            <w:ins w:id="794" w:author="Emanuele Massaro [2]" w:date="2025-11-10T14:48:00Z">
              <w:r w:rsidRPr="0017206A">
                <w:t>0</w:t>
              </w:r>
            </w:ins>
          </w:p>
        </w:tc>
        <w:tc>
          <w:tcPr>
            <w:tcW w:w="992" w:type="dxa"/>
            <w:noWrap/>
            <w:hideMark/>
            <w:tcPrChange w:id="795" w:author="Emanuele Massaro [2]" w:date="2025-11-10T14:48:00Z">
              <w:tcPr>
                <w:tcW w:w="992" w:type="dxa"/>
                <w:gridSpan w:val="2"/>
                <w:noWrap/>
                <w:vAlign w:val="bottom"/>
                <w:hideMark/>
              </w:tcPr>
            </w:tcPrChange>
          </w:tcPr>
          <w:p w14:paraId="11FA2A8E" w14:textId="5590270E" w:rsidR="00C906AE" w:rsidRPr="002733A1" w:rsidRDefault="00C906AE" w:rsidP="00C906AE">
            <w:pPr>
              <w:spacing w:after="0" w:line="240" w:lineRule="auto"/>
              <w:jc w:val="right"/>
              <w:rPr>
                <w:ins w:id="796" w:author="Emanuele Massaro [2]" w:date="2025-11-10T13:15:00Z"/>
                <w:rFonts w:eastAsia="Times New Roman" w:cs="Times New Roman"/>
                <w:color w:val="000000"/>
                <w:sz w:val="22"/>
                <w:lang w:eastAsia="en-GB"/>
                <w:rPrChange w:id="797" w:author="Emanuele Massaro [2]" w:date="2025-11-10T13:23:00Z">
                  <w:rPr>
                    <w:ins w:id="798" w:author="Emanuele Massaro [2]" w:date="2025-11-10T13:15:00Z"/>
                    <w:rFonts w:ascii="Calibri" w:eastAsia="Times New Roman" w:hAnsi="Calibri" w:cs="Calibri"/>
                    <w:color w:val="000000"/>
                    <w:sz w:val="22"/>
                    <w:lang w:eastAsia="en-GB"/>
                  </w:rPr>
                </w:rPrChange>
              </w:rPr>
            </w:pPr>
            <w:ins w:id="799" w:author="Emanuele Massaro [2]" w:date="2025-11-10T14:48:00Z">
              <w:r w:rsidRPr="0017206A">
                <w:t>-0.316</w:t>
              </w:r>
            </w:ins>
          </w:p>
        </w:tc>
        <w:tc>
          <w:tcPr>
            <w:tcW w:w="901" w:type="dxa"/>
            <w:gridSpan w:val="2"/>
            <w:noWrap/>
            <w:hideMark/>
            <w:tcPrChange w:id="800" w:author="Emanuele Massaro [2]" w:date="2025-11-10T14:48:00Z">
              <w:tcPr>
                <w:tcW w:w="901" w:type="dxa"/>
                <w:gridSpan w:val="2"/>
                <w:noWrap/>
                <w:vAlign w:val="bottom"/>
                <w:hideMark/>
              </w:tcPr>
            </w:tcPrChange>
          </w:tcPr>
          <w:p w14:paraId="453F3A97" w14:textId="5E413F36" w:rsidR="00C906AE" w:rsidRPr="002733A1" w:rsidRDefault="00C906AE" w:rsidP="00C906AE">
            <w:pPr>
              <w:spacing w:after="0" w:line="240" w:lineRule="auto"/>
              <w:jc w:val="right"/>
              <w:rPr>
                <w:ins w:id="801" w:author="Emanuele Massaro [2]" w:date="2025-11-10T13:15:00Z"/>
                <w:rFonts w:eastAsia="Times New Roman" w:cs="Times New Roman"/>
                <w:color w:val="000000"/>
                <w:sz w:val="22"/>
                <w:lang w:eastAsia="en-GB"/>
                <w:rPrChange w:id="802" w:author="Emanuele Massaro [2]" w:date="2025-11-10T13:23:00Z">
                  <w:rPr>
                    <w:ins w:id="803" w:author="Emanuele Massaro [2]" w:date="2025-11-10T13:15:00Z"/>
                    <w:rFonts w:ascii="Calibri" w:eastAsia="Times New Roman" w:hAnsi="Calibri" w:cs="Calibri"/>
                    <w:color w:val="000000"/>
                    <w:sz w:val="22"/>
                    <w:lang w:eastAsia="en-GB"/>
                  </w:rPr>
                </w:rPrChange>
              </w:rPr>
            </w:pPr>
            <w:ins w:id="804" w:author="Emanuele Massaro [2]" w:date="2025-11-10T14:48:00Z">
              <w:r w:rsidRPr="0017206A">
                <w:t>0.257</w:t>
              </w:r>
            </w:ins>
          </w:p>
        </w:tc>
        <w:tc>
          <w:tcPr>
            <w:tcW w:w="942" w:type="dxa"/>
            <w:noWrap/>
            <w:hideMark/>
            <w:tcPrChange w:id="805" w:author="Emanuele Massaro [2]" w:date="2025-11-10T14:48:00Z">
              <w:tcPr>
                <w:tcW w:w="1148" w:type="dxa"/>
                <w:gridSpan w:val="2"/>
                <w:noWrap/>
                <w:vAlign w:val="bottom"/>
                <w:hideMark/>
              </w:tcPr>
            </w:tcPrChange>
          </w:tcPr>
          <w:p w14:paraId="25B784C1" w14:textId="3FB56AB4" w:rsidR="00C906AE" w:rsidRPr="002733A1" w:rsidRDefault="00C906AE" w:rsidP="00C906AE">
            <w:pPr>
              <w:spacing w:after="0" w:line="240" w:lineRule="auto"/>
              <w:jc w:val="right"/>
              <w:rPr>
                <w:ins w:id="806" w:author="Emanuele Massaro [2]" w:date="2025-11-10T13:15:00Z"/>
                <w:rFonts w:eastAsia="Times New Roman" w:cs="Times New Roman"/>
                <w:color w:val="000000"/>
                <w:sz w:val="22"/>
                <w:lang w:eastAsia="en-GB"/>
                <w:rPrChange w:id="807" w:author="Emanuele Massaro [2]" w:date="2025-11-10T13:23:00Z">
                  <w:rPr>
                    <w:ins w:id="808" w:author="Emanuele Massaro [2]" w:date="2025-11-10T13:15:00Z"/>
                    <w:rFonts w:ascii="Calibri" w:eastAsia="Times New Roman" w:hAnsi="Calibri" w:cs="Calibri"/>
                    <w:color w:val="000000"/>
                    <w:sz w:val="22"/>
                    <w:lang w:eastAsia="en-GB"/>
                  </w:rPr>
                </w:rPrChange>
              </w:rPr>
            </w:pPr>
            <w:ins w:id="809" w:author="Emanuele Massaro [2]" w:date="2025-11-10T14:48:00Z">
              <w:r w:rsidRPr="0017206A">
                <w:t>-1.225</w:t>
              </w:r>
            </w:ins>
          </w:p>
        </w:tc>
        <w:tc>
          <w:tcPr>
            <w:tcW w:w="992" w:type="dxa"/>
            <w:noWrap/>
            <w:hideMark/>
            <w:tcPrChange w:id="810" w:author="Emanuele Massaro [2]" w:date="2025-11-10T14:48:00Z">
              <w:tcPr>
                <w:tcW w:w="992" w:type="dxa"/>
                <w:noWrap/>
                <w:vAlign w:val="bottom"/>
                <w:hideMark/>
              </w:tcPr>
            </w:tcPrChange>
          </w:tcPr>
          <w:p w14:paraId="0C6CA80C" w14:textId="6DEA7A95" w:rsidR="00C906AE" w:rsidRPr="002733A1" w:rsidRDefault="00C906AE" w:rsidP="00C906AE">
            <w:pPr>
              <w:spacing w:after="0" w:line="240" w:lineRule="auto"/>
              <w:jc w:val="right"/>
              <w:rPr>
                <w:ins w:id="811" w:author="Emanuele Massaro [2]" w:date="2025-11-10T13:15:00Z"/>
                <w:rFonts w:eastAsia="Times New Roman" w:cs="Times New Roman"/>
                <w:color w:val="000000"/>
                <w:sz w:val="22"/>
                <w:lang w:eastAsia="en-GB"/>
                <w:rPrChange w:id="812" w:author="Emanuele Massaro [2]" w:date="2025-11-10T13:23:00Z">
                  <w:rPr>
                    <w:ins w:id="813" w:author="Emanuele Massaro [2]" w:date="2025-11-10T13:15:00Z"/>
                    <w:rFonts w:ascii="Calibri" w:eastAsia="Times New Roman" w:hAnsi="Calibri" w:cs="Calibri"/>
                    <w:color w:val="000000"/>
                    <w:sz w:val="22"/>
                    <w:lang w:eastAsia="en-GB"/>
                  </w:rPr>
                </w:rPrChange>
              </w:rPr>
            </w:pPr>
            <w:ins w:id="814" w:author="Emanuele Massaro [2]" w:date="2025-11-10T14:48:00Z">
              <w:r w:rsidRPr="0017206A">
                <w:t>-0.217</w:t>
              </w:r>
            </w:ins>
          </w:p>
        </w:tc>
        <w:tc>
          <w:tcPr>
            <w:tcW w:w="993" w:type="dxa"/>
            <w:noWrap/>
            <w:hideMark/>
            <w:tcPrChange w:id="815" w:author="Emanuele Massaro [2]" w:date="2025-11-10T14:48:00Z">
              <w:tcPr>
                <w:tcW w:w="1002" w:type="dxa"/>
                <w:noWrap/>
                <w:vAlign w:val="bottom"/>
                <w:hideMark/>
              </w:tcPr>
            </w:tcPrChange>
          </w:tcPr>
          <w:p w14:paraId="3F779639" w14:textId="25229629" w:rsidR="00C906AE" w:rsidRPr="002733A1" w:rsidRDefault="00C906AE" w:rsidP="00C906AE">
            <w:pPr>
              <w:spacing w:after="0" w:line="240" w:lineRule="auto"/>
              <w:jc w:val="right"/>
              <w:rPr>
                <w:ins w:id="816" w:author="Emanuele Massaro [2]" w:date="2025-11-10T13:15:00Z"/>
                <w:rFonts w:eastAsia="Times New Roman" w:cs="Times New Roman"/>
                <w:color w:val="000000"/>
                <w:sz w:val="22"/>
                <w:lang w:eastAsia="en-GB"/>
                <w:rPrChange w:id="817" w:author="Emanuele Massaro [2]" w:date="2025-11-10T13:23:00Z">
                  <w:rPr>
                    <w:ins w:id="818" w:author="Emanuele Massaro [2]" w:date="2025-11-10T13:15:00Z"/>
                    <w:rFonts w:ascii="Calibri" w:eastAsia="Times New Roman" w:hAnsi="Calibri" w:cs="Calibri"/>
                    <w:color w:val="000000"/>
                    <w:sz w:val="22"/>
                    <w:lang w:eastAsia="en-GB"/>
                  </w:rPr>
                </w:rPrChange>
              </w:rPr>
            </w:pPr>
            <w:ins w:id="819" w:author="Emanuele Massaro [2]" w:date="2025-11-10T14:48:00Z">
              <w:r w:rsidRPr="0017206A">
                <w:t>-0.066</w:t>
              </w:r>
            </w:ins>
          </w:p>
        </w:tc>
      </w:tr>
      <w:tr w:rsidR="00C906AE" w:rsidRPr="002733A1" w14:paraId="32CCF755" w14:textId="77777777" w:rsidTr="00C906AE">
        <w:trPr>
          <w:trHeight w:val="285"/>
          <w:ins w:id="820" w:author="Emanuele Massaro [2]" w:date="2025-11-10T13:15:00Z"/>
          <w:trPrChange w:id="821" w:author="Emanuele Massaro [2]" w:date="2025-11-10T14:48:00Z">
            <w:trPr>
              <w:gridBefore w:val="2"/>
              <w:trHeight w:val="285"/>
            </w:trPr>
          </w:trPrChange>
        </w:trPr>
        <w:tc>
          <w:tcPr>
            <w:tcW w:w="2083" w:type="dxa"/>
            <w:noWrap/>
            <w:hideMark/>
            <w:tcPrChange w:id="822" w:author="Emanuele Massaro [2]" w:date="2025-11-10T14:48:00Z">
              <w:tcPr>
                <w:tcW w:w="1879" w:type="dxa"/>
                <w:noWrap/>
                <w:vAlign w:val="bottom"/>
                <w:hideMark/>
              </w:tcPr>
            </w:tcPrChange>
          </w:tcPr>
          <w:p w14:paraId="25709CE8" w14:textId="5C80F74A" w:rsidR="00C906AE" w:rsidRPr="002733A1" w:rsidRDefault="00C906AE" w:rsidP="00C906AE">
            <w:pPr>
              <w:spacing w:after="0" w:line="240" w:lineRule="auto"/>
              <w:rPr>
                <w:ins w:id="823" w:author="Emanuele Massaro [2]" w:date="2025-11-10T13:15:00Z"/>
                <w:rFonts w:eastAsia="Times New Roman" w:cs="Times New Roman"/>
                <w:color w:val="000000"/>
                <w:sz w:val="22"/>
                <w:lang w:eastAsia="en-GB"/>
                <w:rPrChange w:id="824" w:author="Emanuele Massaro [2]" w:date="2025-11-10T13:23:00Z">
                  <w:rPr>
                    <w:ins w:id="825" w:author="Emanuele Massaro [2]" w:date="2025-11-10T13:15:00Z"/>
                    <w:rFonts w:ascii="Calibri" w:eastAsia="Times New Roman" w:hAnsi="Calibri" w:cs="Calibri"/>
                    <w:color w:val="000000"/>
                    <w:sz w:val="22"/>
                    <w:lang w:eastAsia="en-GB"/>
                  </w:rPr>
                </w:rPrChange>
              </w:rPr>
            </w:pPr>
            <w:ins w:id="826" w:author="Emanuele Massaro [2]" w:date="2025-11-10T14:48:00Z">
              <w:r w:rsidRPr="0017206A">
                <w:t>Mean_T_Summer</w:t>
              </w:r>
            </w:ins>
          </w:p>
        </w:tc>
        <w:tc>
          <w:tcPr>
            <w:tcW w:w="1048" w:type="dxa"/>
            <w:gridSpan w:val="2"/>
            <w:noWrap/>
            <w:hideMark/>
            <w:tcPrChange w:id="827" w:author="Emanuele Massaro [2]" w:date="2025-11-10T14:48:00Z">
              <w:tcPr>
                <w:tcW w:w="1016" w:type="dxa"/>
                <w:gridSpan w:val="3"/>
                <w:noWrap/>
                <w:vAlign w:val="bottom"/>
                <w:hideMark/>
              </w:tcPr>
            </w:tcPrChange>
          </w:tcPr>
          <w:p w14:paraId="6C4039B5" w14:textId="21654664" w:rsidR="00C906AE" w:rsidRPr="002733A1" w:rsidRDefault="00C906AE" w:rsidP="00C906AE">
            <w:pPr>
              <w:spacing w:after="0" w:line="240" w:lineRule="auto"/>
              <w:jc w:val="right"/>
              <w:rPr>
                <w:ins w:id="828" w:author="Emanuele Massaro [2]" w:date="2025-11-10T13:15:00Z"/>
                <w:rFonts w:eastAsia="Times New Roman" w:cs="Times New Roman"/>
                <w:color w:val="000000"/>
                <w:sz w:val="22"/>
                <w:lang w:eastAsia="en-GB"/>
                <w:rPrChange w:id="829" w:author="Emanuele Massaro [2]" w:date="2025-11-10T13:23:00Z">
                  <w:rPr>
                    <w:ins w:id="830" w:author="Emanuele Massaro [2]" w:date="2025-11-10T13:15:00Z"/>
                    <w:rFonts w:ascii="Calibri" w:eastAsia="Times New Roman" w:hAnsi="Calibri" w:cs="Calibri"/>
                    <w:color w:val="000000"/>
                    <w:sz w:val="22"/>
                    <w:lang w:eastAsia="en-GB"/>
                  </w:rPr>
                </w:rPrChange>
              </w:rPr>
            </w:pPr>
            <w:ins w:id="831" w:author="Emanuele Massaro [2]" w:date="2025-11-10T14:48:00Z">
              <w:r w:rsidRPr="0017206A">
                <w:t>4.112</w:t>
              </w:r>
            </w:ins>
          </w:p>
        </w:tc>
        <w:tc>
          <w:tcPr>
            <w:tcW w:w="786" w:type="dxa"/>
            <w:noWrap/>
            <w:hideMark/>
            <w:tcPrChange w:id="832" w:author="Emanuele Massaro [2]" w:date="2025-11-10T14:48:00Z">
              <w:tcPr>
                <w:tcW w:w="786" w:type="dxa"/>
                <w:noWrap/>
                <w:vAlign w:val="bottom"/>
                <w:hideMark/>
              </w:tcPr>
            </w:tcPrChange>
          </w:tcPr>
          <w:p w14:paraId="76F2D541" w14:textId="47E793B0" w:rsidR="00C906AE" w:rsidRPr="002733A1" w:rsidRDefault="00C906AE" w:rsidP="00C906AE">
            <w:pPr>
              <w:spacing w:after="0" w:line="240" w:lineRule="auto"/>
              <w:jc w:val="right"/>
              <w:rPr>
                <w:ins w:id="833" w:author="Emanuele Massaro [2]" w:date="2025-11-10T13:15:00Z"/>
                <w:rFonts w:eastAsia="Times New Roman" w:cs="Times New Roman"/>
                <w:color w:val="000000"/>
                <w:sz w:val="22"/>
                <w:lang w:eastAsia="en-GB"/>
                <w:rPrChange w:id="834" w:author="Emanuele Massaro [2]" w:date="2025-11-10T13:23:00Z">
                  <w:rPr>
                    <w:ins w:id="835" w:author="Emanuele Massaro [2]" w:date="2025-11-10T13:15:00Z"/>
                    <w:rFonts w:ascii="Calibri" w:eastAsia="Times New Roman" w:hAnsi="Calibri" w:cs="Calibri"/>
                    <w:color w:val="000000"/>
                    <w:sz w:val="22"/>
                    <w:lang w:eastAsia="en-GB"/>
                  </w:rPr>
                </w:rPrChange>
              </w:rPr>
            </w:pPr>
            <w:ins w:id="836" w:author="Emanuele Massaro [2]" w:date="2025-11-10T14:48:00Z">
              <w:r w:rsidRPr="0017206A">
                <w:t>0.295</w:t>
              </w:r>
            </w:ins>
          </w:p>
        </w:tc>
        <w:tc>
          <w:tcPr>
            <w:tcW w:w="992" w:type="dxa"/>
            <w:gridSpan w:val="2"/>
            <w:noWrap/>
            <w:hideMark/>
            <w:tcPrChange w:id="837" w:author="Emanuele Massaro [2]" w:date="2025-11-10T14:48:00Z">
              <w:tcPr>
                <w:tcW w:w="992" w:type="dxa"/>
                <w:gridSpan w:val="3"/>
                <w:noWrap/>
                <w:vAlign w:val="bottom"/>
                <w:hideMark/>
              </w:tcPr>
            </w:tcPrChange>
          </w:tcPr>
          <w:p w14:paraId="5CEC0C3B" w14:textId="651CD9BF" w:rsidR="00C906AE" w:rsidRPr="002733A1" w:rsidRDefault="00C906AE" w:rsidP="00C906AE">
            <w:pPr>
              <w:spacing w:after="0" w:line="240" w:lineRule="auto"/>
              <w:jc w:val="right"/>
              <w:rPr>
                <w:ins w:id="838" w:author="Emanuele Massaro [2]" w:date="2025-11-10T13:15:00Z"/>
                <w:rFonts w:eastAsia="Times New Roman" w:cs="Times New Roman"/>
                <w:color w:val="000000"/>
                <w:sz w:val="22"/>
                <w:lang w:eastAsia="en-GB"/>
                <w:rPrChange w:id="839" w:author="Emanuele Massaro [2]" w:date="2025-11-10T13:23:00Z">
                  <w:rPr>
                    <w:ins w:id="840" w:author="Emanuele Massaro [2]" w:date="2025-11-10T13:15:00Z"/>
                    <w:rFonts w:ascii="Calibri" w:eastAsia="Times New Roman" w:hAnsi="Calibri" w:cs="Calibri"/>
                    <w:color w:val="000000"/>
                    <w:sz w:val="22"/>
                    <w:lang w:eastAsia="en-GB"/>
                  </w:rPr>
                </w:rPrChange>
              </w:rPr>
            </w:pPr>
            <w:ins w:id="841" w:author="Emanuele Massaro [2]" w:date="2025-11-10T14:48:00Z">
              <w:r w:rsidRPr="0017206A">
                <w:t>0</w:t>
              </w:r>
            </w:ins>
          </w:p>
        </w:tc>
        <w:tc>
          <w:tcPr>
            <w:tcW w:w="992" w:type="dxa"/>
            <w:noWrap/>
            <w:hideMark/>
            <w:tcPrChange w:id="842" w:author="Emanuele Massaro [2]" w:date="2025-11-10T14:48:00Z">
              <w:tcPr>
                <w:tcW w:w="992" w:type="dxa"/>
                <w:gridSpan w:val="2"/>
                <w:noWrap/>
                <w:vAlign w:val="bottom"/>
                <w:hideMark/>
              </w:tcPr>
            </w:tcPrChange>
          </w:tcPr>
          <w:p w14:paraId="669E29BE" w14:textId="3ADA9782" w:rsidR="00C906AE" w:rsidRPr="002733A1" w:rsidRDefault="00C906AE" w:rsidP="00C906AE">
            <w:pPr>
              <w:spacing w:after="0" w:line="240" w:lineRule="auto"/>
              <w:jc w:val="right"/>
              <w:rPr>
                <w:ins w:id="843" w:author="Emanuele Massaro [2]" w:date="2025-11-10T13:15:00Z"/>
                <w:rFonts w:eastAsia="Times New Roman" w:cs="Times New Roman"/>
                <w:color w:val="000000"/>
                <w:sz w:val="22"/>
                <w:lang w:eastAsia="en-GB"/>
                <w:rPrChange w:id="844" w:author="Emanuele Massaro [2]" w:date="2025-11-10T13:23:00Z">
                  <w:rPr>
                    <w:ins w:id="845" w:author="Emanuele Massaro [2]" w:date="2025-11-10T13:15:00Z"/>
                    <w:rFonts w:ascii="Calibri" w:eastAsia="Times New Roman" w:hAnsi="Calibri" w:cs="Calibri"/>
                    <w:color w:val="000000"/>
                    <w:sz w:val="22"/>
                    <w:lang w:eastAsia="en-GB"/>
                  </w:rPr>
                </w:rPrChange>
              </w:rPr>
            </w:pPr>
            <w:ins w:id="846" w:author="Emanuele Massaro [2]" w:date="2025-11-10T14:48:00Z">
              <w:r w:rsidRPr="0017206A">
                <w:t>1.945</w:t>
              </w:r>
            </w:ins>
          </w:p>
        </w:tc>
        <w:tc>
          <w:tcPr>
            <w:tcW w:w="901" w:type="dxa"/>
            <w:gridSpan w:val="2"/>
            <w:noWrap/>
            <w:hideMark/>
            <w:tcPrChange w:id="847" w:author="Emanuele Massaro [2]" w:date="2025-11-10T14:48:00Z">
              <w:tcPr>
                <w:tcW w:w="901" w:type="dxa"/>
                <w:gridSpan w:val="2"/>
                <w:noWrap/>
                <w:vAlign w:val="bottom"/>
                <w:hideMark/>
              </w:tcPr>
            </w:tcPrChange>
          </w:tcPr>
          <w:p w14:paraId="5CB456F5" w14:textId="7EF896D7" w:rsidR="00C906AE" w:rsidRPr="002733A1" w:rsidRDefault="00C906AE" w:rsidP="00C906AE">
            <w:pPr>
              <w:spacing w:after="0" w:line="240" w:lineRule="auto"/>
              <w:jc w:val="right"/>
              <w:rPr>
                <w:ins w:id="848" w:author="Emanuele Massaro [2]" w:date="2025-11-10T13:15:00Z"/>
                <w:rFonts w:eastAsia="Times New Roman" w:cs="Times New Roman"/>
                <w:color w:val="000000"/>
                <w:sz w:val="22"/>
                <w:lang w:eastAsia="en-GB"/>
                <w:rPrChange w:id="849" w:author="Emanuele Massaro [2]" w:date="2025-11-10T13:23:00Z">
                  <w:rPr>
                    <w:ins w:id="850" w:author="Emanuele Massaro [2]" w:date="2025-11-10T13:15:00Z"/>
                    <w:rFonts w:ascii="Calibri" w:eastAsia="Times New Roman" w:hAnsi="Calibri" w:cs="Calibri"/>
                    <w:color w:val="000000"/>
                    <w:sz w:val="22"/>
                    <w:lang w:eastAsia="en-GB"/>
                  </w:rPr>
                </w:rPrChange>
              </w:rPr>
            </w:pPr>
            <w:ins w:id="851" w:author="Emanuele Massaro [2]" w:date="2025-11-10T14:48:00Z">
              <w:r w:rsidRPr="0017206A">
                <w:t>1.979</w:t>
              </w:r>
            </w:ins>
          </w:p>
        </w:tc>
        <w:tc>
          <w:tcPr>
            <w:tcW w:w="942" w:type="dxa"/>
            <w:noWrap/>
            <w:hideMark/>
            <w:tcPrChange w:id="852" w:author="Emanuele Massaro [2]" w:date="2025-11-10T14:48:00Z">
              <w:tcPr>
                <w:tcW w:w="1148" w:type="dxa"/>
                <w:gridSpan w:val="2"/>
                <w:noWrap/>
                <w:vAlign w:val="bottom"/>
                <w:hideMark/>
              </w:tcPr>
            </w:tcPrChange>
          </w:tcPr>
          <w:p w14:paraId="0D78D54A" w14:textId="5301039A" w:rsidR="00C906AE" w:rsidRPr="002733A1" w:rsidRDefault="00C906AE" w:rsidP="00C906AE">
            <w:pPr>
              <w:spacing w:after="0" w:line="240" w:lineRule="auto"/>
              <w:jc w:val="right"/>
              <w:rPr>
                <w:ins w:id="853" w:author="Emanuele Massaro [2]" w:date="2025-11-10T13:15:00Z"/>
                <w:rFonts w:eastAsia="Times New Roman" w:cs="Times New Roman"/>
                <w:color w:val="000000"/>
                <w:sz w:val="22"/>
                <w:lang w:eastAsia="en-GB"/>
                <w:rPrChange w:id="854" w:author="Emanuele Massaro [2]" w:date="2025-11-10T13:23:00Z">
                  <w:rPr>
                    <w:ins w:id="855" w:author="Emanuele Massaro [2]" w:date="2025-11-10T13:15:00Z"/>
                    <w:rFonts w:ascii="Calibri" w:eastAsia="Times New Roman" w:hAnsi="Calibri" w:cs="Calibri"/>
                    <w:color w:val="000000"/>
                    <w:sz w:val="22"/>
                    <w:lang w:eastAsia="en-GB"/>
                  </w:rPr>
                </w:rPrChange>
              </w:rPr>
            </w:pPr>
            <w:ins w:id="856" w:author="Emanuele Massaro [2]" w:date="2025-11-10T14:48:00Z">
              <w:r w:rsidRPr="0017206A">
                <w:t>0.253</w:t>
              </w:r>
            </w:ins>
          </w:p>
        </w:tc>
        <w:tc>
          <w:tcPr>
            <w:tcW w:w="992" w:type="dxa"/>
            <w:noWrap/>
            <w:hideMark/>
            <w:tcPrChange w:id="857" w:author="Emanuele Massaro [2]" w:date="2025-11-10T14:48:00Z">
              <w:tcPr>
                <w:tcW w:w="992" w:type="dxa"/>
                <w:noWrap/>
                <w:vAlign w:val="bottom"/>
                <w:hideMark/>
              </w:tcPr>
            </w:tcPrChange>
          </w:tcPr>
          <w:p w14:paraId="6F9B3B04" w14:textId="734BD17E" w:rsidR="00C906AE" w:rsidRPr="002733A1" w:rsidRDefault="00C906AE" w:rsidP="00C906AE">
            <w:pPr>
              <w:spacing w:after="0" w:line="240" w:lineRule="auto"/>
              <w:jc w:val="right"/>
              <w:rPr>
                <w:ins w:id="858" w:author="Emanuele Massaro [2]" w:date="2025-11-10T13:15:00Z"/>
                <w:rFonts w:eastAsia="Times New Roman" w:cs="Times New Roman"/>
                <w:color w:val="000000"/>
                <w:sz w:val="22"/>
                <w:lang w:eastAsia="en-GB"/>
                <w:rPrChange w:id="859" w:author="Emanuele Massaro [2]" w:date="2025-11-10T13:23:00Z">
                  <w:rPr>
                    <w:ins w:id="860" w:author="Emanuele Massaro [2]" w:date="2025-11-10T13:15:00Z"/>
                    <w:rFonts w:ascii="Calibri" w:eastAsia="Times New Roman" w:hAnsi="Calibri" w:cs="Calibri"/>
                    <w:color w:val="000000"/>
                    <w:sz w:val="22"/>
                    <w:lang w:eastAsia="en-GB"/>
                  </w:rPr>
                </w:rPrChange>
              </w:rPr>
            </w:pPr>
            <w:ins w:id="861" w:author="Emanuele Massaro [2]" w:date="2025-11-10T14:48:00Z">
              <w:r w:rsidRPr="0017206A">
                <w:t>1.107</w:t>
              </w:r>
            </w:ins>
          </w:p>
        </w:tc>
        <w:tc>
          <w:tcPr>
            <w:tcW w:w="993" w:type="dxa"/>
            <w:noWrap/>
            <w:hideMark/>
            <w:tcPrChange w:id="862" w:author="Emanuele Massaro [2]" w:date="2025-11-10T14:48:00Z">
              <w:tcPr>
                <w:tcW w:w="1002" w:type="dxa"/>
                <w:noWrap/>
                <w:vAlign w:val="bottom"/>
                <w:hideMark/>
              </w:tcPr>
            </w:tcPrChange>
          </w:tcPr>
          <w:p w14:paraId="3133FF11" w14:textId="1DD6579B" w:rsidR="00C906AE" w:rsidRPr="002733A1" w:rsidRDefault="00C906AE" w:rsidP="00C906AE">
            <w:pPr>
              <w:spacing w:after="0" w:line="240" w:lineRule="auto"/>
              <w:jc w:val="right"/>
              <w:rPr>
                <w:ins w:id="863" w:author="Emanuele Massaro [2]" w:date="2025-11-10T13:15:00Z"/>
                <w:rFonts w:eastAsia="Times New Roman" w:cs="Times New Roman"/>
                <w:color w:val="000000"/>
                <w:sz w:val="22"/>
                <w:lang w:eastAsia="en-GB"/>
                <w:rPrChange w:id="864" w:author="Emanuele Massaro [2]" w:date="2025-11-10T13:23:00Z">
                  <w:rPr>
                    <w:ins w:id="865" w:author="Emanuele Massaro [2]" w:date="2025-11-10T13:15:00Z"/>
                    <w:rFonts w:ascii="Calibri" w:eastAsia="Times New Roman" w:hAnsi="Calibri" w:cs="Calibri"/>
                    <w:color w:val="000000"/>
                    <w:sz w:val="22"/>
                    <w:lang w:eastAsia="en-GB"/>
                  </w:rPr>
                </w:rPrChange>
              </w:rPr>
            </w:pPr>
            <w:ins w:id="866" w:author="Emanuele Massaro [2]" w:date="2025-11-10T14:48:00Z">
              <w:r w:rsidRPr="0017206A">
                <w:t>7.836</w:t>
              </w:r>
            </w:ins>
          </w:p>
        </w:tc>
      </w:tr>
      <w:tr w:rsidR="00C906AE" w:rsidRPr="002733A1" w14:paraId="37054052" w14:textId="77777777" w:rsidTr="00C906AE">
        <w:trPr>
          <w:trHeight w:val="285"/>
          <w:ins w:id="867" w:author="Emanuele Massaro [2]" w:date="2025-11-10T13:15:00Z"/>
          <w:trPrChange w:id="868" w:author="Emanuele Massaro [2]" w:date="2025-11-10T14:48:00Z">
            <w:trPr>
              <w:gridBefore w:val="2"/>
              <w:trHeight w:val="285"/>
            </w:trPr>
          </w:trPrChange>
        </w:trPr>
        <w:tc>
          <w:tcPr>
            <w:tcW w:w="2083" w:type="dxa"/>
            <w:noWrap/>
            <w:hideMark/>
            <w:tcPrChange w:id="869" w:author="Emanuele Massaro [2]" w:date="2025-11-10T14:48:00Z">
              <w:tcPr>
                <w:tcW w:w="1879" w:type="dxa"/>
                <w:noWrap/>
                <w:vAlign w:val="bottom"/>
                <w:hideMark/>
              </w:tcPr>
            </w:tcPrChange>
          </w:tcPr>
          <w:p w14:paraId="7C394EA4" w14:textId="6166F321" w:rsidR="00C906AE" w:rsidRPr="002733A1" w:rsidRDefault="00C906AE" w:rsidP="00C906AE">
            <w:pPr>
              <w:spacing w:after="0" w:line="240" w:lineRule="auto"/>
              <w:rPr>
                <w:ins w:id="870" w:author="Emanuele Massaro [2]" w:date="2025-11-10T13:15:00Z"/>
                <w:rFonts w:eastAsia="Times New Roman" w:cs="Times New Roman"/>
                <w:color w:val="000000"/>
                <w:sz w:val="22"/>
                <w:lang w:eastAsia="en-GB"/>
                <w:rPrChange w:id="871" w:author="Emanuele Massaro [2]" w:date="2025-11-10T13:23:00Z">
                  <w:rPr>
                    <w:ins w:id="872" w:author="Emanuele Massaro [2]" w:date="2025-11-10T13:15:00Z"/>
                    <w:rFonts w:ascii="Calibri" w:eastAsia="Times New Roman" w:hAnsi="Calibri" w:cs="Calibri"/>
                    <w:color w:val="000000"/>
                    <w:sz w:val="22"/>
                    <w:lang w:eastAsia="en-GB"/>
                  </w:rPr>
                </w:rPrChange>
              </w:rPr>
            </w:pPr>
            <w:ins w:id="873" w:author="Emanuele Massaro [2]" w:date="2025-11-10T14:48:00Z">
              <w:r w:rsidRPr="0017206A">
                <w:t>Max_WD_Autumn</w:t>
              </w:r>
            </w:ins>
          </w:p>
        </w:tc>
        <w:tc>
          <w:tcPr>
            <w:tcW w:w="1048" w:type="dxa"/>
            <w:gridSpan w:val="2"/>
            <w:noWrap/>
            <w:hideMark/>
            <w:tcPrChange w:id="874" w:author="Emanuele Massaro [2]" w:date="2025-11-10T14:48:00Z">
              <w:tcPr>
                <w:tcW w:w="1016" w:type="dxa"/>
                <w:gridSpan w:val="3"/>
                <w:noWrap/>
                <w:vAlign w:val="bottom"/>
                <w:hideMark/>
              </w:tcPr>
            </w:tcPrChange>
          </w:tcPr>
          <w:p w14:paraId="3D8AF6D2" w14:textId="5F20683E" w:rsidR="00C906AE" w:rsidRPr="002733A1" w:rsidRDefault="00C906AE" w:rsidP="00C906AE">
            <w:pPr>
              <w:spacing w:after="0" w:line="240" w:lineRule="auto"/>
              <w:jc w:val="right"/>
              <w:rPr>
                <w:ins w:id="875" w:author="Emanuele Massaro [2]" w:date="2025-11-10T13:15:00Z"/>
                <w:rFonts w:eastAsia="Times New Roman" w:cs="Times New Roman"/>
                <w:color w:val="000000"/>
                <w:sz w:val="22"/>
                <w:lang w:eastAsia="en-GB"/>
                <w:rPrChange w:id="876" w:author="Emanuele Massaro [2]" w:date="2025-11-10T13:23:00Z">
                  <w:rPr>
                    <w:ins w:id="877" w:author="Emanuele Massaro [2]" w:date="2025-11-10T13:15:00Z"/>
                    <w:rFonts w:ascii="Calibri" w:eastAsia="Times New Roman" w:hAnsi="Calibri" w:cs="Calibri"/>
                    <w:color w:val="000000"/>
                    <w:sz w:val="22"/>
                    <w:lang w:eastAsia="en-GB"/>
                  </w:rPr>
                </w:rPrChange>
              </w:rPr>
            </w:pPr>
            <w:ins w:id="878" w:author="Emanuele Massaro [2]" w:date="2025-11-10T14:48:00Z">
              <w:r w:rsidRPr="0017206A">
                <w:t>0.016</w:t>
              </w:r>
            </w:ins>
          </w:p>
        </w:tc>
        <w:tc>
          <w:tcPr>
            <w:tcW w:w="786" w:type="dxa"/>
            <w:noWrap/>
            <w:hideMark/>
            <w:tcPrChange w:id="879" w:author="Emanuele Massaro [2]" w:date="2025-11-10T14:48:00Z">
              <w:tcPr>
                <w:tcW w:w="786" w:type="dxa"/>
                <w:noWrap/>
                <w:vAlign w:val="bottom"/>
                <w:hideMark/>
              </w:tcPr>
            </w:tcPrChange>
          </w:tcPr>
          <w:p w14:paraId="172B98E7" w14:textId="74A87010" w:rsidR="00C906AE" w:rsidRPr="002733A1" w:rsidRDefault="00C906AE" w:rsidP="00C906AE">
            <w:pPr>
              <w:spacing w:after="0" w:line="240" w:lineRule="auto"/>
              <w:jc w:val="right"/>
              <w:rPr>
                <w:ins w:id="880" w:author="Emanuele Massaro [2]" w:date="2025-11-10T13:15:00Z"/>
                <w:rFonts w:eastAsia="Times New Roman" w:cs="Times New Roman"/>
                <w:color w:val="000000"/>
                <w:sz w:val="22"/>
                <w:lang w:eastAsia="en-GB"/>
                <w:rPrChange w:id="881" w:author="Emanuele Massaro [2]" w:date="2025-11-10T13:23:00Z">
                  <w:rPr>
                    <w:ins w:id="882" w:author="Emanuele Massaro [2]" w:date="2025-11-10T13:15:00Z"/>
                    <w:rFonts w:ascii="Calibri" w:eastAsia="Times New Roman" w:hAnsi="Calibri" w:cs="Calibri"/>
                    <w:color w:val="000000"/>
                    <w:sz w:val="22"/>
                    <w:lang w:eastAsia="en-GB"/>
                  </w:rPr>
                </w:rPrChange>
              </w:rPr>
            </w:pPr>
            <w:ins w:id="883" w:author="Emanuele Massaro [2]" w:date="2025-11-10T14:48:00Z">
              <w:r w:rsidRPr="0017206A">
                <w:t>0.041</w:t>
              </w:r>
            </w:ins>
          </w:p>
        </w:tc>
        <w:tc>
          <w:tcPr>
            <w:tcW w:w="992" w:type="dxa"/>
            <w:gridSpan w:val="2"/>
            <w:noWrap/>
            <w:hideMark/>
            <w:tcPrChange w:id="884" w:author="Emanuele Massaro [2]" w:date="2025-11-10T14:48:00Z">
              <w:tcPr>
                <w:tcW w:w="992" w:type="dxa"/>
                <w:gridSpan w:val="3"/>
                <w:noWrap/>
                <w:vAlign w:val="bottom"/>
                <w:hideMark/>
              </w:tcPr>
            </w:tcPrChange>
          </w:tcPr>
          <w:p w14:paraId="7E959BBF" w14:textId="379D5889" w:rsidR="00C906AE" w:rsidRPr="002733A1" w:rsidRDefault="00C906AE" w:rsidP="00C906AE">
            <w:pPr>
              <w:spacing w:after="0" w:line="240" w:lineRule="auto"/>
              <w:jc w:val="right"/>
              <w:rPr>
                <w:ins w:id="885" w:author="Emanuele Massaro [2]" w:date="2025-11-10T13:15:00Z"/>
                <w:rFonts w:eastAsia="Times New Roman" w:cs="Times New Roman"/>
                <w:color w:val="000000"/>
                <w:sz w:val="22"/>
                <w:lang w:eastAsia="en-GB"/>
                <w:rPrChange w:id="886" w:author="Emanuele Massaro [2]" w:date="2025-11-10T13:23:00Z">
                  <w:rPr>
                    <w:ins w:id="887" w:author="Emanuele Massaro [2]" w:date="2025-11-10T13:15:00Z"/>
                    <w:rFonts w:ascii="Calibri" w:eastAsia="Times New Roman" w:hAnsi="Calibri" w:cs="Calibri"/>
                    <w:color w:val="000000"/>
                    <w:sz w:val="22"/>
                    <w:lang w:eastAsia="en-GB"/>
                  </w:rPr>
                </w:rPrChange>
              </w:rPr>
            </w:pPr>
            <w:ins w:id="888" w:author="Emanuele Massaro [2]" w:date="2025-11-10T14:48:00Z">
              <w:r w:rsidRPr="0017206A">
                <w:t>0.689</w:t>
              </w:r>
            </w:ins>
          </w:p>
        </w:tc>
        <w:tc>
          <w:tcPr>
            <w:tcW w:w="992" w:type="dxa"/>
            <w:noWrap/>
            <w:hideMark/>
            <w:tcPrChange w:id="889" w:author="Emanuele Massaro [2]" w:date="2025-11-10T14:48:00Z">
              <w:tcPr>
                <w:tcW w:w="992" w:type="dxa"/>
                <w:gridSpan w:val="2"/>
                <w:noWrap/>
                <w:vAlign w:val="bottom"/>
                <w:hideMark/>
              </w:tcPr>
            </w:tcPrChange>
          </w:tcPr>
          <w:p w14:paraId="4C84F9AE" w14:textId="643B693A" w:rsidR="00C906AE" w:rsidRPr="002733A1" w:rsidRDefault="00C906AE" w:rsidP="00C906AE">
            <w:pPr>
              <w:spacing w:after="0" w:line="240" w:lineRule="auto"/>
              <w:jc w:val="right"/>
              <w:rPr>
                <w:ins w:id="890" w:author="Emanuele Massaro [2]" w:date="2025-11-10T13:15:00Z"/>
                <w:rFonts w:eastAsia="Times New Roman" w:cs="Times New Roman"/>
                <w:color w:val="000000"/>
                <w:sz w:val="22"/>
                <w:lang w:eastAsia="en-GB"/>
                <w:rPrChange w:id="891" w:author="Emanuele Massaro [2]" w:date="2025-11-10T13:23:00Z">
                  <w:rPr>
                    <w:ins w:id="892" w:author="Emanuele Massaro [2]" w:date="2025-11-10T13:15:00Z"/>
                    <w:rFonts w:ascii="Calibri" w:eastAsia="Times New Roman" w:hAnsi="Calibri" w:cs="Calibri"/>
                    <w:color w:val="000000"/>
                    <w:sz w:val="22"/>
                    <w:lang w:eastAsia="en-GB"/>
                  </w:rPr>
                </w:rPrChange>
              </w:rPr>
            </w:pPr>
            <w:ins w:id="893" w:author="Emanuele Massaro [2]" w:date="2025-11-10T14:48:00Z">
              <w:r w:rsidRPr="0017206A">
                <w:t>-0.023</w:t>
              </w:r>
            </w:ins>
          </w:p>
        </w:tc>
        <w:tc>
          <w:tcPr>
            <w:tcW w:w="901" w:type="dxa"/>
            <w:gridSpan w:val="2"/>
            <w:noWrap/>
            <w:hideMark/>
            <w:tcPrChange w:id="894" w:author="Emanuele Massaro [2]" w:date="2025-11-10T14:48:00Z">
              <w:tcPr>
                <w:tcW w:w="901" w:type="dxa"/>
                <w:gridSpan w:val="2"/>
                <w:noWrap/>
                <w:vAlign w:val="bottom"/>
                <w:hideMark/>
              </w:tcPr>
            </w:tcPrChange>
          </w:tcPr>
          <w:p w14:paraId="246B5577" w14:textId="0B6CC687" w:rsidR="00C906AE" w:rsidRPr="002733A1" w:rsidRDefault="00C906AE" w:rsidP="00C906AE">
            <w:pPr>
              <w:spacing w:after="0" w:line="240" w:lineRule="auto"/>
              <w:jc w:val="right"/>
              <w:rPr>
                <w:ins w:id="895" w:author="Emanuele Massaro [2]" w:date="2025-11-10T13:15:00Z"/>
                <w:rFonts w:eastAsia="Times New Roman" w:cs="Times New Roman"/>
                <w:color w:val="000000"/>
                <w:sz w:val="22"/>
                <w:lang w:eastAsia="en-GB"/>
                <w:rPrChange w:id="896" w:author="Emanuele Massaro [2]" w:date="2025-11-10T13:23:00Z">
                  <w:rPr>
                    <w:ins w:id="897" w:author="Emanuele Massaro [2]" w:date="2025-11-10T13:15:00Z"/>
                    <w:rFonts w:ascii="Calibri" w:eastAsia="Times New Roman" w:hAnsi="Calibri" w:cs="Calibri"/>
                    <w:color w:val="000000"/>
                    <w:sz w:val="22"/>
                    <w:lang w:eastAsia="en-GB"/>
                  </w:rPr>
                </w:rPrChange>
              </w:rPr>
            </w:pPr>
            <w:ins w:id="898" w:author="Emanuele Massaro [2]" w:date="2025-11-10T14:48:00Z">
              <w:r w:rsidRPr="0017206A">
                <w:t>0.086</w:t>
              </w:r>
            </w:ins>
          </w:p>
        </w:tc>
        <w:tc>
          <w:tcPr>
            <w:tcW w:w="942" w:type="dxa"/>
            <w:noWrap/>
            <w:hideMark/>
            <w:tcPrChange w:id="899" w:author="Emanuele Massaro [2]" w:date="2025-11-10T14:48:00Z">
              <w:tcPr>
                <w:tcW w:w="1148" w:type="dxa"/>
                <w:gridSpan w:val="2"/>
                <w:noWrap/>
                <w:vAlign w:val="bottom"/>
                <w:hideMark/>
              </w:tcPr>
            </w:tcPrChange>
          </w:tcPr>
          <w:p w14:paraId="44BA741F" w14:textId="582F00F0" w:rsidR="00C906AE" w:rsidRPr="002733A1" w:rsidRDefault="00C906AE" w:rsidP="00C906AE">
            <w:pPr>
              <w:spacing w:after="0" w:line="240" w:lineRule="auto"/>
              <w:jc w:val="right"/>
              <w:rPr>
                <w:ins w:id="900" w:author="Emanuele Massaro [2]" w:date="2025-11-10T13:15:00Z"/>
                <w:rFonts w:eastAsia="Times New Roman" w:cs="Times New Roman"/>
                <w:color w:val="000000"/>
                <w:sz w:val="22"/>
                <w:lang w:eastAsia="en-GB"/>
                <w:rPrChange w:id="901" w:author="Emanuele Massaro [2]" w:date="2025-11-10T13:23:00Z">
                  <w:rPr>
                    <w:ins w:id="902" w:author="Emanuele Massaro [2]" w:date="2025-11-10T13:15:00Z"/>
                    <w:rFonts w:ascii="Calibri" w:eastAsia="Times New Roman" w:hAnsi="Calibri" w:cs="Calibri"/>
                    <w:color w:val="000000"/>
                    <w:sz w:val="22"/>
                    <w:lang w:eastAsia="en-GB"/>
                  </w:rPr>
                </w:rPrChange>
              </w:rPr>
            </w:pPr>
            <w:ins w:id="903" w:author="Emanuele Massaro [2]" w:date="2025-11-10T14:48:00Z">
              <w:r w:rsidRPr="0017206A">
                <w:t>-0.229</w:t>
              </w:r>
            </w:ins>
          </w:p>
        </w:tc>
        <w:tc>
          <w:tcPr>
            <w:tcW w:w="992" w:type="dxa"/>
            <w:noWrap/>
            <w:hideMark/>
            <w:tcPrChange w:id="904" w:author="Emanuele Massaro [2]" w:date="2025-11-10T14:48:00Z">
              <w:tcPr>
                <w:tcW w:w="992" w:type="dxa"/>
                <w:noWrap/>
                <w:vAlign w:val="bottom"/>
                <w:hideMark/>
              </w:tcPr>
            </w:tcPrChange>
          </w:tcPr>
          <w:p w14:paraId="4005A473" w14:textId="2CF5B15A" w:rsidR="00C906AE" w:rsidRPr="002733A1" w:rsidRDefault="00C906AE" w:rsidP="00C906AE">
            <w:pPr>
              <w:spacing w:after="0" w:line="240" w:lineRule="auto"/>
              <w:jc w:val="right"/>
              <w:rPr>
                <w:ins w:id="905" w:author="Emanuele Massaro [2]" w:date="2025-11-10T13:15:00Z"/>
                <w:rFonts w:eastAsia="Times New Roman" w:cs="Times New Roman"/>
                <w:color w:val="000000"/>
                <w:sz w:val="22"/>
                <w:lang w:eastAsia="en-GB"/>
                <w:rPrChange w:id="906" w:author="Emanuele Massaro [2]" w:date="2025-11-10T13:23:00Z">
                  <w:rPr>
                    <w:ins w:id="907" w:author="Emanuele Massaro [2]" w:date="2025-11-10T13:15:00Z"/>
                    <w:rFonts w:ascii="Calibri" w:eastAsia="Times New Roman" w:hAnsi="Calibri" w:cs="Calibri"/>
                    <w:color w:val="000000"/>
                    <w:sz w:val="22"/>
                    <w:lang w:eastAsia="en-GB"/>
                  </w:rPr>
                </w:rPrChange>
              </w:rPr>
            </w:pPr>
            <w:ins w:id="908" w:author="Emanuele Massaro [2]" w:date="2025-11-10T14:48:00Z">
              <w:r w:rsidRPr="0017206A">
                <w:t>-0.018</w:t>
              </w:r>
            </w:ins>
          </w:p>
        </w:tc>
        <w:tc>
          <w:tcPr>
            <w:tcW w:w="993" w:type="dxa"/>
            <w:noWrap/>
            <w:hideMark/>
            <w:tcPrChange w:id="909" w:author="Emanuele Massaro [2]" w:date="2025-11-10T14:48:00Z">
              <w:tcPr>
                <w:tcW w:w="1002" w:type="dxa"/>
                <w:noWrap/>
                <w:vAlign w:val="bottom"/>
                <w:hideMark/>
              </w:tcPr>
            </w:tcPrChange>
          </w:tcPr>
          <w:p w14:paraId="3382ABCA" w14:textId="1931714B" w:rsidR="00C906AE" w:rsidRPr="002733A1" w:rsidRDefault="00C906AE" w:rsidP="00C906AE">
            <w:pPr>
              <w:spacing w:after="0" w:line="240" w:lineRule="auto"/>
              <w:jc w:val="right"/>
              <w:rPr>
                <w:ins w:id="910" w:author="Emanuele Massaro [2]" w:date="2025-11-10T13:15:00Z"/>
                <w:rFonts w:eastAsia="Times New Roman" w:cs="Times New Roman"/>
                <w:color w:val="000000"/>
                <w:sz w:val="22"/>
                <w:lang w:eastAsia="en-GB"/>
                <w:rPrChange w:id="911" w:author="Emanuele Massaro [2]" w:date="2025-11-10T13:23:00Z">
                  <w:rPr>
                    <w:ins w:id="912" w:author="Emanuele Massaro [2]" w:date="2025-11-10T13:15:00Z"/>
                    <w:rFonts w:ascii="Calibri" w:eastAsia="Times New Roman" w:hAnsi="Calibri" w:cs="Calibri"/>
                    <w:color w:val="000000"/>
                    <w:sz w:val="22"/>
                    <w:lang w:eastAsia="en-GB"/>
                  </w:rPr>
                </w:rPrChange>
              </w:rPr>
            </w:pPr>
            <w:ins w:id="913" w:author="Emanuele Massaro [2]" w:date="2025-11-10T14:48:00Z">
              <w:r w:rsidRPr="0017206A">
                <w:t>0.377</w:t>
              </w:r>
            </w:ins>
          </w:p>
        </w:tc>
      </w:tr>
      <w:tr w:rsidR="00C906AE" w:rsidRPr="002733A1" w14:paraId="276DA413" w14:textId="77777777" w:rsidTr="00C906AE">
        <w:trPr>
          <w:trHeight w:val="285"/>
          <w:ins w:id="914" w:author="Emanuele Massaro [2]" w:date="2025-11-10T13:15:00Z"/>
          <w:trPrChange w:id="915" w:author="Emanuele Massaro [2]" w:date="2025-11-10T14:48:00Z">
            <w:trPr>
              <w:gridBefore w:val="2"/>
              <w:trHeight w:val="285"/>
            </w:trPr>
          </w:trPrChange>
        </w:trPr>
        <w:tc>
          <w:tcPr>
            <w:tcW w:w="2083" w:type="dxa"/>
            <w:noWrap/>
            <w:hideMark/>
            <w:tcPrChange w:id="916" w:author="Emanuele Massaro [2]" w:date="2025-11-10T14:48:00Z">
              <w:tcPr>
                <w:tcW w:w="1879" w:type="dxa"/>
                <w:noWrap/>
                <w:vAlign w:val="bottom"/>
                <w:hideMark/>
              </w:tcPr>
            </w:tcPrChange>
          </w:tcPr>
          <w:p w14:paraId="5F815EC2" w14:textId="194BE1C7" w:rsidR="00C906AE" w:rsidRPr="002733A1" w:rsidRDefault="00C906AE" w:rsidP="00C906AE">
            <w:pPr>
              <w:spacing w:after="0" w:line="240" w:lineRule="auto"/>
              <w:rPr>
                <w:ins w:id="917" w:author="Emanuele Massaro [2]" w:date="2025-11-10T13:15:00Z"/>
                <w:rFonts w:eastAsia="Times New Roman" w:cs="Times New Roman"/>
                <w:color w:val="000000"/>
                <w:sz w:val="22"/>
                <w:lang w:eastAsia="en-GB"/>
                <w:rPrChange w:id="918" w:author="Emanuele Massaro [2]" w:date="2025-11-10T13:23:00Z">
                  <w:rPr>
                    <w:ins w:id="919" w:author="Emanuele Massaro [2]" w:date="2025-11-10T13:15:00Z"/>
                    <w:rFonts w:ascii="Calibri" w:eastAsia="Times New Roman" w:hAnsi="Calibri" w:cs="Calibri"/>
                    <w:color w:val="000000"/>
                    <w:sz w:val="22"/>
                    <w:lang w:eastAsia="en-GB"/>
                  </w:rPr>
                </w:rPrChange>
              </w:rPr>
            </w:pPr>
            <w:ins w:id="920" w:author="Emanuele Massaro [2]" w:date="2025-11-10T14:48:00Z">
              <w:r w:rsidRPr="0017206A">
                <w:t>Max_DD_Autumn</w:t>
              </w:r>
            </w:ins>
          </w:p>
        </w:tc>
        <w:tc>
          <w:tcPr>
            <w:tcW w:w="1048" w:type="dxa"/>
            <w:gridSpan w:val="2"/>
            <w:noWrap/>
            <w:hideMark/>
            <w:tcPrChange w:id="921" w:author="Emanuele Massaro [2]" w:date="2025-11-10T14:48:00Z">
              <w:tcPr>
                <w:tcW w:w="1016" w:type="dxa"/>
                <w:gridSpan w:val="3"/>
                <w:noWrap/>
                <w:vAlign w:val="bottom"/>
                <w:hideMark/>
              </w:tcPr>
            </w:tcPrChange>
          </w:tcPr>
          <w:p w14:paraId="011D1192" w14:textId="09C0949B" w:rsidR="00C906AE" w:rsidRPr="002733A1" w:rsidRDefault="00C906AE" w:rsidP="00C906AE">
            <w:pPr>
              <w:spacing w:after="0" w:line="240" w:lineRule="auto"/>
              <w:jc w:val="right"/>
              <w:rPr>
                <w:ins w:id="922" w:author="Emanuele Massaro [2]" w:date="2025-11-10T13:15:00Z"/>
                <w:rFonts w:eastAsia="Times New Roman" w:cs="Times New Roman"/>
                <w:color w:val="000000"/>
                <w:sz w:val="22"/>
                <w:lang w:eastAsia="en-GB"/>
                <w:rPrChange w:id="923" w:author="Emanuele Massaro [2]" w:date="2025-11-10T13:23:00Z">
                  <w:rPr>
                    <w:ins w:id="924" w:author="Emanuele Massaro [2]" w:date="2025-11-10T13:15:00Z"/>
                    <w:rFonts w:ascii="Calibri" w:eastAsia="Times New Roman" w:hAnsi="Calibri" w:cs="Calibri"/>
                    <w:color w:val="000000"/>
                    <w:sz w:val="22"/>
                    <w:lang w:eastAsia="en-GB"/>
                  </w:rPr>
                </w:rPrChange>
              </w:rPr>
            </w:pPr>
            <w:ins w:id="925" w:author="Emanuele Massaro [2]" w:date="2025-11-10T14:48:00Z">
              <w:r w:rsidRPr="0017206A">
                <w:t>0.025</w:t>
              </w:r>
            </w:ins>
          </w:p>
        </w:tc>
        <w:tc>
          <w:tcPr>
            <w:tcW w:w="786" w:type="dxa"/>
            <w:noWrap/>
            <w:hideMark/>
            <w:tcPrChange w:id="926" w:author="Emanuele Massaro [2]" w:date="2025-11-10T14:48:00Z">
              <w:tcPr>
                <w:tcW w:w="786" w:type="dxa"/>
                <w:noWrap/>
                <w:vAlign w:val="bottom"/>
                <w:hideMark/>
              </w:tcPr>
            </w:tcPrChange>
          </w:tcPr>
          <w:p w14:paraId="5337C064" w14:textId="0C9C4C2E" w:rsidR="00C906AE" w:rsidRPr="002733A1" w:rsidRDefault="00C906AE" w:rsidP="00C906AE">
            <w:pPr>
              <w:spacing w:after="0" w:line="240" w:lineRule="auto"/>
              <w:jc w:val="right"/>
              <w:rPr>
                <w:ins w:id="927" w:author="Emanuele Massaro [2]" w:date="2025-11-10T13:15:00Z"/>
                <w:rFonts w:eastAsia="Times New Roman" w:cs="Times New Roman"/>
                <w:color w:val="000000"/>
                <w:sz w:val="22"/>
                <w:lang w:eastAsia="en-GB"/>
                <w:rPrChange w:id="928" w:author="Emanuele Massaro [2]" w:date="2025-11-10T13:23:00Z">
                  <w:rPr>
                    <w:ins w:id="929" w:author="Emanuele Massaro [2]" w:date="2025-11-10T13:15:00Z"/>
                    <w:rFonts w:ascii="Calibri" w:eastAsia="Times New Roman" w:hAnsi="Calibri" w:cs="Calibri"/>
                    <w:color w:val="000000"/>
                    <w:sz w:val="22"/>
                    <w:lang w:eastAsia="en-GB"/>
                  </w:rPr>
                </w:rPrChange>
              </w:rPr>
            </w:pPr>
            <w:ins w:id="930" w:author="Emanuele Massaro [2]" w:date="2025-11-10T14:48:00Z">
              <w:r w:rsidRPr="0017206A">
                <w:t>0.071</w:t>
              </w:r>
            </w:ins>
          </w:p>
        </w:tc>
        <w:tc>
          <w:tcPr>
            <w:tcW w:w="992" w:type="dxa"/>
            <w:gridSpan w:val="2"/>
            <w:noWrap/>
            <w:hideMark/>
            <w:tcPrChange w:id="931" w:author="Emanuele Massaro [2]" w:date="2025-11-10T14:48:00Z">
              <w:tcPr>
                <w:tcW w:w="992" w:type="dxa"/>
                <w:gridSpan w:val="3"/>
                <w:noWrap/>
                <w:vAlign w:val="bottom"/>
                <w:hideMark/>
              </w:tcPr>
            </w:tcPrChange>
          </w:tcPr>
          <w:p w14:paraId="1CDC9892" w14:textId="58B2A5D1" w:rsidR="00C906AE" w:rsidRPr="002733A1" w:rsidRDefault="00C906AE" w:rsidP="00C906AE">
            <w:pPr>
              <w:spacing w:after="0" w:line="240" w:lineRule="auto"/>
              <w:jc w:val="right"/>
              <w:rPr>
                <w:ins w:id="932" w:author="Emanuele Massaro [2]" w:date="2025-11-10T13:15:00Z"/>
                <w:rFonts w:eastAsia="Times New Roman" w:cs="Times New Roman"/>
                <w:color w:val="000000"/>
                <w:sz w:val="22"/>
                <w:lang w:eastAsia="en-GB"/>
                <w:rPrChange w:id="933" w:author="Emanuele Massaro [2]" w:date="2025-11-10T13:23:00Z">
                  <w:rPr>
                    <w:ins w:id="934" w:author="Emanuele Massaro [2]" w:date="2025-11-10T13:15:00Z"/>
                    <w:rFonts w:ascii="Calibri" w:eastAsia="Times New Roman" w:hAnsi="Calibri" w:cs="Calibri"/>
                    <w:color w:val="000000"/>
                    <w:sz w:val="22"/>
                    <w:lang w:eastAsia="en-GB"/>
                  </w:rPr>
                </w:rPrChange>
              </w:rPr>
            </w:pPr>
            <w:ins w:id="935" w:author="Emanuele Massaro [2]" w:date="2025-11-10T14:48:00Z">
              <w:r w:rsidRPr="0017206A">
                <w:t>0.724</w:t>
              </w:r>
            </w:ins>
          </w:p>
        </w:tc>
        <w:tc>
          <w:tcPr>
            <w:tcW w:w="992" w:type="dxa"/>
            <w:noWrap/>
            <w:hideMark/>
            <w:tcPrChange w:id="936" w:author="Emanuele Massaro [2]" w:date="2025-11-10T14:48:00Z">
              <w:tcPr>
                <w:tcW w:w="992" w:type="dxa"/>
                <w:gridSpan w:val="2"/>
                <w:noWrap/>
                <w:vAlign w:val="bottom"/>
                <w:hideMark/>
              </w:tcPr>
            </w:tcPrChange>
          </w:tcPr>
          <w:p w14:paraId="55D5C89E" w14:textId="2B2DE291" w:rsidR="00C906AE" w:rsidRPr="002733A1" w:rsidRDefault="00C906AE" w:rsidP="00C906AE">
            <w:pPr>
              <w:spacing w:after="0" w:line="240" w:lineRule="auto"/>
              <w:jc w:val="right"/>
              <w:rPr>
                <w:ins w:id="937" w:author="Emanuele Massaro [2]" w:date="2025-11-10T13:15:00Z"/>
                <w:rFonts w:eastAsia="Times New Roman" w:cs="Times New Roman"/>
                <w:color w:val="000000"/>
                <w:sz w:val="22"/>
                <w:lang w:eastAsia="en-GB"/>
                <w:rPrChange w:id="938" w:author="Emanuele Massaro [2]" w:date="2025-11-10T13:23:00Z">
                  <w:rPr>
                    <w:ins w:id="939" w:author="Emanuele Massaro [2]" w:date="2025-11-10T13:15:00Z"/>
                    <w:rFonts w:ascii="Calibri" w:eastAsia="Times New Roman" w:hAnsi="Calibri" w:cs="Calibri"/>
                    <w:color w:val="000000"/>
                    <w:sz w:val="22"/>
                    <w:lang w:eastAsia="en-GB"/>
                  </w:rPr>
                </w:rPrChange>
              </w:rPr>
            </w:pPr>
            <w:ins w:id="940" w:author="Emanuele Massaro [2]" w:date="2025-11-10T14:48:00Z">
              <w:r w:rsidRPr="0017206A">
                <w:t>0.014</w:t>
              </w:r>
            </w:ins>
          </w:p>
        </w:tc>
        <w:tc>
          <w:tcPr>
            <w:tcW w:w="901" w:type="dxa"/>
            <w:gridSpan w:val="2"/>
            <w:noWrap/>
            <w:hideMark/>
            <w:tcPrChange w:id="941" w:author="Emanuele Massaro [2]" w:date="2025-11-10T14:48:00Z">
              <w:tcPr>
                <w:tcW w:w="901" w:type="dxa"/>
                <w:gridSpan w:val="2"/>
                <w:noWrap/>
                <w:vAlign w:val="bottom"/>
                <w:hideMark/>
              </w:tcPr>
            </w:tcPrChange>
          </w:tcPr>
          <w:p w14:paraId="057E3C5B" w14:textId="7BE52281" w:rsidR="00C906AE" w:rsidRPr="002733A1" w:rsidRDefault="00C906AE" w:rsidP="00C906AE">
            <w:pPr>
              <w:spacing w:after="0" w:line="240" w:lineRule="auto"/>
              <w:jc w:val="right"/>
              <w:rPr>
                <w:ins w:id="942" w:author="Emanuele Massaro [2]" w:date="2025-11-10T13:15:00Z"/>
                <w:rFonts w:eastAsia="Times New Roman" w:cs="Times New Roman"/>
                <w:color w:val="000000"/>
                <w:sz w:val="22"/>
                <w:lang w:eastAsia="en-GB"/>
                <w:rPrChange w:id="943" w:author="Emanuele Massaro [2]" w:date="2025-11-10T13:23:00Z">
                  <w:rPr>
                    <w:ins w:id="944" w:author="Emanuele Massaro [2]" w:date="2025-11-10T13:15:00Z"/>
                    <w:rFonts w:ascii="Calibri" w:eastAsia="Times New Roman" w:hAnsi="Calibri" w:cs="Calibri"/>
                    <w:color w:val="000000"/>
                    <w:sz w:val="22"/>
                    <w:lang w:eastAsia="en-GB"/>
                  </w:rPr>
                </w:rPrChange>
              </w:rPr>
            </w:pPr>
            <w:ins w:id="945" w:author="Emanuele Massaro [2]" w:date="2025-11-10T14:48:00Z">
              <w:r w:rsidRPr="0017206A">
                <w:t>0.068</w:t>
              </w:r>
            </w:ins>
          </w:p>
        </w:tc>
        <w:tc>
          <w:tcPr>
            <w:tcW w:w="942" w:type="dxa"/>
            <w:noWrap/>
            <w:hideMark/>
            <w:tcPrChange w:id="946" w:author="Emanuele Massaro [2]" w:date="2025-11-10T14:48:00Z">
              <w:tcPr>
                <w:tcW w:w="1148" w:type="dxa"/>
                <w:gridSpan w:val="2"/>
                <w:noWrap/>
                <w:vAlign w:val="bottom"/>
                <w:hideMark/>
              </w:tcPr>
            </w:tcPrChange>
          </w:tcPr>
          <w:p w14:paraId="56DE1233" w14:textId="0F8B06A7" w:rsidR="00C906AE" w:rsidRPr="002733A1" w:rsidRDefault="00C906AE" w:rsidP="00C906AE">
            <w:pPr>
              <w:spacing w:after="0" w:line="240" w:lineRule="auto"/>
              <w:jc w:val="right"/>
              <w:rPr>
                <w:ins w:id="947" w:author="Emanuele Massaro [2]" w:date="2025-11-10T13:15:00Z"/>
                <w:rFonts w:eastAsia="Times New Roman" w:cs="Times New Roman"/>
                <w:color w:val="000000"/>
                <w:sz w:val="22"/>
                <w:lang w:eastAsia="en-GB"/>
                <w:rPrChange w:id="948" w:author="Emanuele Massaro [2]" w:date="2025-11-10T13:23:00Z">
                  <w:rPr>
                    <w:ins w:id="949" w:author="Emanuele Massaro [2]" w:date="2025-11-10T13:15:00Z"/>
                    <w:rFonts w:ascii="Calibri" w:eastAsia="Times New Roman" w:hAnsi="Calibri" w:cs="Calibri"/>
                    <w:color w:val="000000"/>
                    <w:sz w:val="22"/>
                    <w:lang w:eastAsia="en-GB"/>
                  </w:rPr>
                </w:rPrChange>
              </w:rPr>
            </w:pPr>
            <w:ins w:id="950" w:author="Emanuele Massaro [2]" w:date="2025-11-10T14:48:00Z">
              <w:r w:rsidRPr="0017206A">
                <w:t>-0.318</w:t>
              </w:r>
            </w:ins>
          </w:p>
        </w:tc>
        <w:tc>
          <w:tcPr>
            <w:tcW w:w="992" w:type="dxa"/>
            <w:noWrap/>
            <w:hideMark/>
            <w:tcPrChange w:id="951" w:author="Emanuele Massaro [2]" w:date="2025-11-10T14:48:00Z">
              <w:tcPr>
                <w:tcW w:w="992" w:type="dxa"/>
                <w:noWrap/>
                <w:vAlign w:val="bottom"/>
                <w:hideMark/>
              </w:tcPr>
            </w:tcPrChange>
          </w:tcPr>
          <w:p w14:paraId="206D0FA3" w14:textId="6437B6C2" w:rsidR="00C906AE" w:rsidRPr="002733A1" w:rsidRDefault="00C906AE" w:rsidP="00C906AE">
            <w:pPr>
              <w:spacing w:after="0" w:line="240" w:lineRule="auto"/>
              <w:jc w:val="right"/>
              <w:rPr>
                <w:ins w:id="952" w:author="Emanuele Massaro [2]" w:date="2025-11-10T13:15:00Z"/>
                <w:rFonts w:eastAsia="Times New Roman" w:cs="Times New Roman"/>
                <w:color w:val="000000"/>
                <w:sz w:val="22"/>
                <w:lang w:eastAsia="en-GB"/>
                <w:rPrChange w:id="953" w:author="Emanuele Massaro [2]" w:date="2025-11-10T13:23:00Z">
                  <w:rPr>
                    <w:ins w:id="954" w:author="Emanuele Massaro [2]" w:date="2025-11-10T13:15:00Z"/>
                    <w:rFonts w:ascii="Calibri" w:eastAsia="Times New Roman" w:hAnsi="Calibri" w:cs="Calibri"/>
                    <w:color w:val="000000"/>
                    <w:sz w:val="22"/>
                    <w:lang w:eastAsia="en-GB"/>
                  </w:rPr>
                </w:rPrChange>
              </w:rPr>
            </w:pPr>
            <w:ins w:id="955" w:author="Emanuele Massaro [2]" w:date="2025-11-10T14:48:00Z">
              <w:r w:rsidRPr="0017206A">
                <w:t>0.032</w:t>
              </w:r>
            </w:ins>
          </w:p>
        </w:tc>
        <w:tc>
          <w:tcPr>
            <w:tcW w:w="993" w:type="dxa"/>
            <w:noWrap/>
            <w:hideMark/>
            <w:tcPrChange w:id="956" w:author="Emanuele Massaro [2]" w:date="2025-11-10T14:48:00Z">
              <w:tcPr>
                <w:tcW w:w="1002" w:type="dxa"/>
                <w:noWrap/>
                <w:vAlign w:val="bottom"/>
                <w:hideMark/>
              </w:tcPr>
            </w:tcPrChange>
          </w:tcPr>
          <w:p w14:paraId="12FDA347" w14:textId="4DD672D4" w:rsidR="00C906AE" w:rsidRPr="002733A1" w:rsidRDefault="00C906AE" w:rsidP="00C906AE">
            <w:pPr>
              <w:spacing w:after="0" w:line="240" w:lineRule="auto"/>
              <w:jc w:val="right"/>
              <w:rPr>
                <w:ins w:id="957" w:author="Emanuele Massaro [2]" w:date="2025-11-10T13:15:00Z"/>
                <w:rFonts w:eastAsia="Times New Roman" w:cs="Times New Roman"/>
                <w:color w:val="000000"/>
                <w:sz w:val="22"/>
                <w:lang w:eastAsia="en-GB"/>
                <w:rPrChange w:id="958" w:author="Emanuele Massaro [2]" w:date="2025-11-10T13:23:00Z">
                  <w:rPr>
                    <w:ins w:id="959" w:author="Emanuele Massaro [2]" w:date="2025-11-10T13:15:00Z"/>
                    <w:rFonts w:ascii="Calibri" w:eastAsia="Times New Roman" w:hAnsi="Calibri" w:cs="Calibri"/>
                    <w:color w:val="000000"/>
                    <w:sz w:val="22"/>
                    <w:lang w:eastAsia="en-GB"/>
                  </w:rPr>
                </w:rPrChange>
              </w:rPr>
            </w:pPr>
            <w:ins w:id="960" w:author="Emanuele Massaro [2]" w:date="2025-11-10T14:48:00Z">
              <w:r w:rsidRPr="0017206A">
                <w:t>0.105</w:t>
              </w:r>
            </w:ins>
          </w:p>
        </w:tc>
      </w:tr>
      <w:tr w:rsidR="00C906AE" w:rsidRPr="002733A1" w14:paraId="72C0D6BC" w14:textId="77777777" w:rsidTr="00C906AE">
        <w:trPr>
          <w:trHeight w:val="285"/>
          <w:ins w:id="961" w:author="Emanuele Massaro [2]" w:date="2025-11-10T13:15:00Z"/>
          <w:trPrChange w:id="962" w:author="Emanuele Massaro [2]" w:date="2025-11-10T14:48:00Z">
            <w:trPr>
              <w:gridBefore w:val="2"/>
              <w:trHeight w:val="285"/>
            </w:trPr>
          </w:trPrChange>
        </w:trPr>
        <w:tc>
          <w:tcPr>
            <w:tcW w:w="2083" w:type="dxa"/>
            <w:noWrap/>
            <w:hideMark/>
            <w:tcPrChange w:id="963" w:author="Emanuele Massaro [2]" w:date="2025-11-10T14:48:00Z">
              <w:tcPr>
                <w:tcW w:w="1879" w:type="dxa"/>
                <w:noWrap/>
                <w:vAlign w:val="bottom"/>
                <w:hideMark/>
              </w:tcPr>
            </w:tcPrChange>
          </w:tcPr>
          <w:p w14:paraId="343C391B" w14:textId="19ED0DE0" w:rsidR="00C906AE" w:rsidRPr="002733A1" w:rsidRDefault="00C906AE" w:rsidP="00C906AE">
            <w:pPr>
              <w:spacing w:after="0" w:line="240" w:lineRule="auto"/>
              <w:rPr>
                <w:ins w:id="964" w:author="Emanuele Massaro [2]" w:date="2025-11-10T13:15:00Z"/>
                <w:rFonts w:eastAsia="Times New Roman" w:cs="Times New Roman"/>
                <w:color w:val="000000"/>
                <w:sz w:val="22"/>
                <w:lang w:eastAsia="en-GB"/>
                <w:rPrChange w:id="965" w:author="Emanuele Massaro [2]" w:date="2025-11-10T13:23:00Z">
                  <w:rPr>
                    <w:ins w:id="966" w:author="Emanuele Massaro [2]" w:date="2025-11-10T13:15:00Z"/>
                    <w:rFonts w:ascii="Calibri" w:eastAsia="Times New Roman" w:hAnsi="Calibri" w:cs="Calibri"/>
                    <w:color w:val="000000"/>
                    <w:sz w:val="22"/>
                    <w:lang w:eastAsia="en-GB"/>
                  </w:rPr>
                </w:rPrChange>
              </w:rPr>
            </w:pPr>
            <w:ins w:id="967" w:author="Emanuele Massaro [2]" w:date="2025-11-10T14:48:00Z">
              <w:r w:rsidRPr="0017206A">
                <w:t>gdp</w:t>
              </w:r>
            </w:ins>
          </w:p>
        </w:tc>
        <w:tc>
          <w:tcPr>
            <w:tcW w:w="1048" w:type="dxa"/>
            <w:gridSpan w:val="2"/>
            <w:noWrap/>
            <w:hideMark/>
            <w:tcPrChange w:id="968" w:author="Emanuele Massaro [2]" w:date="2025-11-10T14:48:00Z">
              <w:tcPr>
                <w:tcW w:w="1016" w:type="dxa"/>
                <w:gridSpan w:val="3"/>
                <w:noWrap/>
                <w:vAlign w:val="bottom"/>
                <w:hideMark/>
              </w:tcPr>
            </w:tcPrChange>
          </w:tcPr>
          <w:p w14:paraId="0567903D" w14:textId="6D449DE7" w:rsidR="00C906AE" w:rsidRPr="002733A1" w:rsidRDefault="00C906AE" w:rsidP="00C906AE">
            <w:pPr>
              <w:spacing w:after="0" w:line="240" w:lineRule="auto"/>
              <w:jc w:val="right"/>
              <w:rPr>
                <w:ins w:id="969" w:author="Emanuele Massaro [2]" w:date="2025-11-10T13:15:00Z"/>
                <w:rFonts w:eastAsia="Times New Roman" w:cs="Times New Roman"/>
                <w:color w:val="000000"/>
                <w:sz w:val="22"/>
                <w:lang w:eastAsia="en-GB"/>
                <w:rPrChange w:id="970" w:author="Emanuele Massaro [2]" w:date="2025-11-10T13:23:00Z">
                  <w:rPr>
                    <w:ins w:id="971" w:author="Emanuele Massaro [2]" w:date="2025-11-10T13:15:00Z"/>
                    <w:rFonts w:ascii="Calibri" w:eastAsia="Times New Roman" w:hAnsi="Calibri" w:cs="Calibri"/>
                    <w:color w:val="000000"/>
                    <w:sz w:val="22"/>
                    <w:lang w:eastAsia="en-GB"/>
                  </w:rPr>
                </w:rPrChange>
              </w:rPr>
            </w:pPr>
            <w:ins w:id="972" w:author="Emanuele Massaro [2]" w:date="2025-11-10T14:48:00Z">
              <w:r w:rsidRPr="0017206A">
                <w:t>-0.041</w:t>
              </w:r>
            </w:ins>
          </w:p>
        </w:tc>
        <w:tc>
          <w:tcPr>
            <w:tcW w:w="786" w:type="dxa"/>
            <w:noWrap/>
            <w:hideMark/>
            <w:tcPrChange w:id="973" w:author="Emanuele Massaro [2]" w:date="2025-11-10T14:48:00Z">
              <w:tcPr>
                <w:tcW w:w="786" w:type="dxa"/>
                <w:noWrap/>
                <w:vAlign w:val="bottom"/>
                <w:hideMark/>
              </w:tcPr>
            </w:tcPrChange>
          </w:tcPr>
          <w:p w14:paraId="711515F3" w14:textId="216C4FAA" w:rsidR="00C906AE" w:rsidRPr="002733A1" w:rsidRDefault="00C906AE" w:rsidP="00C906AE">
            <w:pPr>
              <w:spacing w:after="0" w:line="240" w:lineRule="auto"/>
              <w:jc w:val="right"/>
              <w:rPr>
                <w:ins w:id="974" w:author="Emanuele Massaro [2]" w:date="2025-11-10T13:15:00Z"/>
                <w:rFonts w:eastAsia="Times New Roman" w:cs="Times New Roman"/>
                <w:color w:val="000000"/>
                <w:sz w:val="22"/>
                <w:lang w:eastAsia="en-GB"/>
                <w:rPrChange w:id="975" w:author="Emanuele Massaro [2]" w:date="2025-11-10T13:23:00Z">
                  <w:rPr>
                    <w:ins w:id="976" w:author="Emanuele Massaro [2]" w:date="2025-11-10T13:15:00Z"/>
                    <w:rFonts w:ascii="Calibri" w:eastAsia="Times New Roman" w:hAnsi="Calibri" w:cs="Calibri"/>
                    <w:color w:val="000000"/>
                    <w:sz w:val="22"/>
                    <w:lang w:eastAsia="en-GB"/>
                  </w:rPr>
                </w:rPrChange>
              </w:rPr>
            </w:pPr>
            <w:ins w:id="977" w:author="Emanuele Massaro [2]" w:date="2025-11-10T14:48:00Z">
              <w:r w:rsidRPr="0017206A">
                <w:t>0.027</w:t>
              </w:r>
            </w:ins>
          </w:p>
        </w:tc>
        <w:tc>
          <w:tcPr>
            <w:tcW w:w="992" w:type="dxa"/>
            <w:gridSpan w:val="2"/>
            <w:noWrap/>
            <w:hideMark/>
            <w:tcPrChange w:id="978" w:author="Emanuele Massaro [2]" w:date="2025-11-10T14:48:00Z">
              <w:tcPr>
                <w:tcW w:w="992" w:type="dxa"/>
                <w:gridSpan w:val="3"/>
                <w:noWrap/>
                <w:vAlign w:val="bottom"/>
                <w:hideMark/>
              </w:tcPr>
            </w:tcPrChange>
          </w:tcPr>
          <w:p w14:paraId="50F80868" w14:textId="4BA28591" w:rsidR="00C906AE" w:rsidRPr="002733A1" w:rsidRDefault="00C906AE" w:rsidP="00C906AE">
            <w:pPr>
              <w:spacing w:after="0" w:line="240" w:lineRule="auto"/>
              <w:jc w:val="right"/>
              <w:rPr>
                <w:ins w:id="979" w:author="Emanuele Massaro [2]" w:date="2025-11-10T13:15:00Z"/>
                <w:rFonts w:eastAsia="Times New Roman" w:cs="Times New Roman"/>
                <w:color w:val="000000"/>
                <w:sz w:val="22"/>
                <w:lang w:eastAsia="en-GB"/>
                <w:rPrChange w:id="980" w:author="Emanuele Massaro [2]" w:date="2025-11-10T13:23:00Z">
                  <w:rPr>
                    <w:ins w:id="981" w:author="Emanuele Massaro [2]" w:date="2025-11-10T13:15:00Z"/>
                    <w:rFonts w:ascii="Calibri" w:eastAsia="Times New Roman" w:hAnsi="Calibri" w:cs="Calibri"/>
                    <w:color w:val="000000"/>
                    <w:sz w:val="22"/>
                    <w:lang w:eastAsia="en-GB"/>
                  </w:rPr>
                </w:rPrChange>
              </w:rPr>
            </w:pPr>
            <w:ins w:id="982" w:author="Emanuele Massaro [2]" w:date="2025-11-10T14:48:00Z">
              <w:r w:rsidRPr="0017206A">
                <w:t>0.138</w:t>
              </w:r>
            </w:ins>
          </w:p>
        </w:tc>
        <w:tc>
          <w:tcPr>
            <w:tcW w:w="992" w:type="dxa"/>
            <w:noWrap/>
            <w:hideMark/>
            <w:tcPrChange w:id="983" w:author="Emanuele Massaro [2]" w:date="2025-11-10T14:48:00Z">
              <w:tcPr>
                <w:tcW w:w="992" w:type="dxa"/>
                <w:gridSpan w:val="2"/>
                <w:noWrap/>
                <w:vAlign w:val="bottom"/>
                <w:hideMark/>
              </w:tcPr>
            </w:tcPrChange>
          </w:tcPr>
          <w:p w14:paraId="566764CE" w14:textId="3381FE78" w:rsidR="00C906AE" w:rsidRPr="002733A1" w:rsidRDefault="00C906AE" w:rsidP="00C906AE">
            <w:pPr>
              <w:spacing w:after="0" w:line="240" w:lineRule="auto"/>
              <w:jc w:val="right"/>
              <w:rPr>
                <w:ins w:id="984" w:author="Emanuele Massaro [2]" w:date="2025-11-10T13:15:00Z"/>
                <w:rFonts w:eastAsia="Times New Roman" w:cs="Times New Roman"/>
                <w:color w:val="000000"/>
                <w:sz w:val="22"/>
                <w:lang w:eastAsia="en-GB"/>
                <w:rPrChange w:id="985" w:author="Emanuele Massaro [2]" w:date="2025-11-10T13:23:00Z">
                  <w:rPr>
                    <w:ins w:id="986" w:author="Emanuele Massaro [2]" w:date="2025-11-10T13:15:00Z"/>
                    <w:rFonts w:ascii="Calibri" w:eastAsia="Times New Roman" w:hAnsi="Calibri" w:cs="Calibri"/>
                    <w:color w:val="000000"/>
                    <w:sz w:val="22"/>
                    <w:lang w:eastAsia="en-GB"/>
                  </w:rPr>
                </w:rPrChange>
              </w:rPr>
            </w:pPr>
            <w:ins w:id="987" w:author="Emanuele Massaro [2]" w:date="2025-11-10T14:48:00Z">
              <w:r w:rsidRPr="0017206A">
                <w:t>-0.021</w:t>
              </w:r>
            </w:ins>
          </w:p>
        </w:tc>
        <w:tc>
          <w:tcPr>
            <w:tcW w:w="901" w:type="dxa"/>
            <w:gridSpan w:val="2"/>
            <w:noWrap/>
            <w:hideMark/>
            <w:tcPrChange w:id="988" w:author="Emanuele Massaro [2]" w:date="2025-11-10T14:48:00Z">
              <w:tcPr>
                <w:tcW w:w="901" w:type="dxa"/>
                <w:gridSpan w:val="2"/>
                <w:noWrap/>
                <w:vAlign w:val="bottom"/>
                <w:hideMark/>
              </w:tcPr>
            </w:tcPrChange>
          </w:tcPr>
          <w:p w14:paraId="579329AC" w14:textId="73E44A3C" w:rsidR="00C906AE" w:rsidRPr="002733A1" w:rsidRDefault="00C906AE" w:rsidP="00C906AE">
            <w:pPr>
              <w:spacing w:after="0" w:line="240" w:lineRule="auto"/>
              <w:jc w:val="right"/>
              <w:rPr>
                <w:ins w:id="989" w:author="Emanuele Massaro [2]" w:date="2025-11-10T13:15:00Z"/>
                <w:rFonts w:eastAsia="Times New Roman" w:cs="Times New Roman"/>
                <w:color w:val="000000"/>
                <w:sz w:val="22"/>
                <w:lang w:eastAsia="en-GB"/>
                <w:rPrChange w:id="990" w:author="Emanuele Massaro [2]" w:date="2025-11-10T13:23:00Z">
                  <w:rPr>
                    <w:ins w:id="991" w:author="Emanuele Massaro [2]" w:date="2025-11-10T13:15:00Z"/>
                    <w:rFonts w:ascii="Calibri" w:eastAsia="Times New Roman" w:hAnsi="Calibri" w:cs="Calibri"/>
                    <w:color w:val="000000"/>
                    <w:sz w:val="22"/>
                    <w:lang w:eastAsia="en-GB"/>
                  </w:rPr>
                </w:rPrChange>
              </w:rPr>
            </w:pPr>
            <w:ins w:id="992" w:author="Emanuele Massaro [2]" w:date="2025-11-10T14:48:00Z">
              <w:r w:rsidRPr="0017206A">
                <w:t>0.018</w:t>
              </w:r>
            </w:ins>
          </w:p>
        </w:tc>
        <w:tc>
          <w:tcPr>
            <w:tcW w:w="942" w:type="dxa"/>
            <w:noWrap/>
            <w:hideMark/>
            <w:tcPrChange w:id="993" w:author="Emanuele Massaro [2]" w:date="2025-11-10T14:48:00Z">
              <w:tcPr>
                <w:tcW w:w="1148" w:type="dxa"/>
                <w:gridSpan w:val="2"/>
                <w:noWrap/>
                <w:vAlign w:val="bottom"/>
                <w:hideMark/>
              </w:tcPr>
            </w:tcPrChange>
          </w:tcPr>
          <w:p w14:paraId="43B28878" w14:textId="74A3F17C" w:rsidR="00C906AE" w:rsidRPr="002733A1" w:rsidRDefault="00C906AE" w:rsidP="00C906AE">
            <w:pPr>
              <w:spacing w:after="0" w:line="240" w:lineRule="auto"/>
              <w:jc w:val="right"/>
              <w:rPr>
                <w:ins w:id="994" w:author="Emanuele Massaro [2]" w:date="2025-11-10T13:15:00Z"/>
                <w:rFonts w:eastAsia="Times New Roman" w:cs="Times New Roman"/>
                <w:color w:val="000000"/>
                <w:sz w:val="22"/>
                <w:lang w:eastAsia="en-GB"/>
                <w:rPrChange w:id="995" w:author="Emanuele Massaro [2]" w:date="2025-11-10T13:23:00Z">
                  <w:rPr>
                    <w:ins w:id="996" w:author="Emanuele Massaro [2]" w:date="2025-11-10T13:15:00Z"/>
                    <w:rFonts w:ascii="Calibri" w:eastAsia="Times New Roman" w:hAnsi="Calibri" w:cs="Calibri"/>
                    <w:color w:val="000000"/>
                    <w:sz w:val="22"/>
                    <w:lang w:eastAsia="en-GB"/>
                  </w:rPr>
                </w:rPrChange>
              </w:rPr>
            </w:pPr>
            <w:ins w:id="997" w:author="Emanuele Massaro [2]" w:date="2025-11-10T14:48:00Z">
              <w:r w:rsidRPr="0017206A">
                <w:t>-0.085</w:t>
              </w:r>
            </w:ins>
          </w:p>
        </w:tc>
        <w:tc>
          <w:tcPr>
            <w:tcW w:w="992" w:type="dxa"/>
            <w:noWrap/>
            <w:hideMark/>
            <w:tcPrChange w:id="998" w:author="Emanuele Massaro [2]" w:date="2025-11-10T14:48:00Z">
              <w:tcPr>
                <w:tcW w:w="992" w:type="dxa"/>
                <w:noWrap/>
                <w:vAlign w:val="bottom"/>
                <w:hideMark/>
              </w:tcPr>
            </w:tcPrChange>
          </w:tcPr>
          <w:p w14:paraId="332A4D65" w14:textId="1210A5E6" w:rsidR="00C906AE" w:rsidRPr="002733A1" w:rsidRDefault="00C906AE" w:rsidP="00C906AE">
            <w:pPr>
              <w:spacing w:after="0" w:line="240" w:lineRule="auto"/>
              <w:jc w:val="right"/>
              <w:rPr>
                <w:ins w:id="999" w:author="Emanuele Massaro [2]" w:date="2025-11-10T13:15:00Z"/>
                <w:rFonts w:eastAsia="Times New Roman" w:cs="Times New Roman"/>
                <w:color w:val="000000"/>
                <w:sz w:val="22"/>
                <w:lang w:eastAsia="en-GB"/>
                <w:rPrChange w:id="1000" w:author="Emanuele Massaro [2]" w:date="2025-11-10T13:23:00Z">
                  <w:rPr>
                    <w:ins w:id="1001" w:author="Emanuele Massaro [2]" w:date="2025-11-10T13:15:00Z"/>
                    <w:rFonts w:ascii="Calibri" w:eastAsia="Times New Roman" w:hAnsi="Calibri" w:cs="Calibri"/>
                    <w:color w:val="000000"/>
                    <w:sz w:val="22"/>
                    <w:lang w:eastAsia="en-GB"/>
                  </w:rPr>
                </w:rPrChange>
              </w:rPr>
            </w:pPr>
            <w:ins w:id="1002" w:author="Emanuele Massaro [2]" w:date="2025-11-10T14:48:00Z">
              <w:r w:rsidRPr="0017206A">
                <w:t>-0.018</w:t>
              </w:r>
            </w:ins>
          </w:p>
        </w:tc>
        <w:tc>
          <w:tcPr>
            <w:tcW w:w="993" w:type="dxa"/>
            <w:noWrap/>
            <w:hideMark/>
            <w:tcPrChange w:id="1003" w:author="Emanuele Massaro [2]" w:date="2025-11-10T14:48:00Z">
              <w:tcPr>
                <w:tcW w:w="1002" w:type="dxa"/>
                <w:noWrap/>
                <w:vAlign w:val="bottom"/>
                <w:hideMark/>
              </w:tcPr>
            </w:tcPrChange>
          </w:tcPr>
          <w:p w14:paraId="78E7E172" w14:textId="1218B231" w:rsidR="00C906AE" w:rsidRPr="002733A1" w:rsidRDefault="00C906AE" w:rsidP="00C906AE">
            <w:pPr>
              <w:spacing w:after="0" w:line="240" w:lineRule="auto"/>
              <w:jc w:val="right"/>
              <w:rPr>
                <w:ins w:id="1004" w:author="Emanuele Massaro [2]" w:date="2025-11-10T13:15:00Z"/>
                <w:rFonts w:eastAsia="Times New Roman" w:cs="Times New Roman"/>
                <w:color w:val="000000"/>
                <w:sz w:val="22"/>
                <w:lang w:eastAsia="en-GB"/>
                <w:rPrChange w:id="1005" w:author="Emanuele Massaro [2]" w:date="2025-11-10T13:23:00Z">
                  <w:rPr>
                    <w:ins w:id="1006" w:author="Emanuele Massaro [2]" w:date="2025-11-10T13:15:00Z"/>
                    <w:rFonts w:ascii="Calibri" w:eastAsia="Times New Roman" w:hAnsi="Calibri" w:cs="Calibri"/>
                    <w:color w:val="000000"/>
                    <w:sz w:val="22"/>
                    <w:lang w:eastAsia="en-GB"/>
                  </w:rPr>
                </w:rPrChange>
              </w:rPr>
            </w:pPr>
            <w:ins w:id="1007" w:author="Emanuele Massaro [2]" w:date="2025-11-10T14:48:00Z">
              <w:r w:rsidRPr="0017206A">
                <w:t>0.026</w:t>
              </w:r>
            </w:ins>
          </w:p>
        </w:tc>
      </w:tr>
      <w:tr w:rsidR="00C906AE" w:rsidRPr="002733A1" w14:paraId="7AE85C8A" w14:textId="77777777" w:rsidTr="00C906AE">
        <w:trPr>
          <w:trHeight w:val="285"/>
          <w:ins w:id="1008" w:author="Emanuele Massaro [2]" w:date="2025-11-10T13:15:00Z"/>
          <w:trPrChange w:id="1009" w:author="Emanuele Massaro [2]" w:date="2025-11-10T14:48:00Z">
            <w:trPr>
              <w:gridBefore w:val="2"/>
              <w:trHeight w:val="285"/>
            </w:trPr>
          </w:trPrChange>
        </w:trPr>
        <w:tc>
          <w:tcPr>
            <w:tcW w:w="2083" w:type="dxa"/>
            <w:noWrap/>
            <w:hideMark/>
            <w:tcPrChange w:id="1010" w:author="Emanuele Massaro [2]" w:date="2025-11-10T14:48:00Z">
              <w:tcPr>
                <w:tcW w:w="1879" w:type="dxa"/>
                <w:noWrap/>
                <w:vAlign w:val="bottom"/>
                <w:hideMark/>
              </w:tcPr>
            </w:tcPrChange>
          </w:tcPr>
          <w:p w14:paraId="6AFAE21B" w14:textId="2856A769" w:rsidR="00C906AE" w:rsidRPr="002733A1" w:rsidRDefault="00C906AE" w:rsidP="00C906AE">
            <w:pPr>
              <w:spacing w:after="0" w:line="240" w:lineRule="auto"/>
              <w:rPr>
                <w:ins w:id="1011" w:author="Emanuele Massaro [2]" w:date="2025-11-10T13:15:00Z"/>
                <w:rFonts w:eastAsia="Times New Roman" w:cs="Times New Roman"/>
                <w:color w:val="000000"/>
                <w:sz w:val="22"/>
                <w:lang w:eastAsia="en-GB"/>
                <w:rPrChange w:id="1012" w:author="Emanuele Massaro [2]" w:date="2025-11-10T13:23:00Z">
                  <w:rPr>
                    <w:ins w:id="1013" w:author="Emanuele Massaro [2]" w:date="2025-11-10T13:15:00Z"/>
                    <w:rFonts w:ascii="Calibri" w:eastAsia="Times New Roman" w:hAnsi="Calibri" w:cs="Calibri"/>
                    <w:color w:val="000000"/>
                    <w:sz w:val="22"/>
                    <w:lang w:eastAsia="en-GB"/>
                  </w:rPr>
                </w:rPrChange>
              </w:rPr>
            </w:pPr>
            <w:ins w:id="1014" w:author="Emanuele Massaro [2]" w:date="2025-11-10T14:48:00Z">
              <w:r w:rsidRPr="0017206A">
                <w:t>pop_dens</w:t>
              </w:r>
            </w:ins>
          </w:p>
        </w:tc>
        <w:tc>
          <w:tcPr>
            <w:tcW w:w="1048" w:type="dxa"/>
            <w:gridSpan w:val="2"/>
            <w:noWrap/>
            <w:hideMark/>
            <w:tcPrChange w:id="1015" w:author="Emanuele Massaro [2]" w:date="2025-11-10T14:48:00Z">
              <w:tcPr>
                <w:tcW w:w="1016" w:type="dxa"/>
                <w:gridSpan w:val="3"/>
                <w:noWrap/>
                <w:vAlign w:val="bottom"/>
                <w:hideMark/>
              </w:tcPr>
            </w:tcPrChange>
          </w:tcPr>
          <w:p w14:paraId="35C110BB" w14:textId="6BA0336C" w:rsidR="00C906AE" w:rsidRPr="002733A1" w:rsidRDefault="00C906AE" w:rsidP="00C906AE">
            <w:pPr>
              <w:spacing w:after="0" w:line="240" w:lineRule="auto"/>
              <w:jc w:val="right"/>
              <w:rPr>
                <w:ins w:id="1016" w:author="Emanuele Massaro [2]" w:date="2025-11-10T13:15:00Z"/>
                <w:rFonts w:eastAsia="Times New Roman" w:cs="Times New Roman"/>
                <w:color w:val="000000"/>
                <w:sz w:val="22"/>
                <w:lang w:eastAsia="en-GB"/>
                <w:rPrChange w:id="1017" w:author="Emanuele Massaro [2]" w:date="2025-11-10T13:23:00Z">
                  <w:rPr>
                    <w:ins w:id="1018" w:author="Emanuele Massaro [2]" w:date="2025-11-10T13:15:00Z"/>
                    <w:rFonts w:ascii="Calibri" w:eastAsia="Times New Roman" w:hAnsi="Calibri" w:cs="Calibri"/>
                    <w:color w:val="000000"/>
                    <w:sz w:val="22"/>
                    <w:lang w:eastAsia="en-GB"/>
                  </w:rPr>
                </w:rPrChange>
              </w:rPr>
            </w:pPr>
            <w:ins w:id="1019" w:author="Emanuele Massaro [2]" w:date="2025-11-10T14:48:00Z">
              <w:r w:rsidRPr="0017206A">
                <w:t>0.034</w:t>
              </w:r>
            </w:ins>
          </w:p>
        </w:tc>
        <w:tc>
          <w:tcPr>
            <w:tcW w:w="786" w:type="dxa"/>
            <w:noWrap/>
            <w:hideMark/>
            <w:tcPrChange w:id="1020" w:author="Emanuele Massaro [2]" w:date="2025-11-10T14:48:00Z">
              <w:tcPr>
                <w:tcW w:w="786" w:type="dxa"/>
                <w:noWrap/>
                <w:vAlign w:val="bottom"/>
                <w:hideMark/>
              </w:tcPr>
            </w:tcPrChange>
          </w:tcPr>
          <w:p w14:paraId="4AABB791" w14:textId="1B29AEFE" w:rsidR="00C906AE" w:rsidRPr="002733A1" w:rsidRDefault="00C906AE" w:rsidP="00C906AE">
            <w:pPr>
              <w:spacing w:after="0" w:line="240" w:lineRule="auto"/>
              <w:jc w:val="right"/>
              <w:rPr>
                <w:ins w:id="1021" w:author="Emanuele Massaro [2]" w:date="2025-11-10T13:15:00Z"/>
                <w:rFonts w:eastAsia="Times New Roman" w:cs="Times New Roman"/>
                <w:color w:val="000000"/>
                <w:sz w:val="22"/>
                <w:lang w:eastAsia="en-GB"/>
                <w:rPrChange w:id="1022" w:author="Emanuele Massaro [2]" w:date="2025-11-10T13:23:00Z">
                  <w:rPr>
                    <w:ins w:id="1023" w:author="Emanuele Massaro [2]" w:date="2025-11-10T13:15:00Z"/>
                    <w:rFonts w:ascii="Calibri" w:eastAsia="Times New Roman" w:hAnsi="Calibri" w:cs="Calibri"/>
                    <w:color w:val="000000"/>
                    <w:sz w:val="22"/>
                    <w:lang w:eastAsia="en-GB"/>
                  </w:rPr>
                </w:rPrChange>
              </w:rPr>
            </w:pPr>
            <w:ins w:id="1024" w:author="Emanuele Massaro [2]" w:date="2025-11-10T14:48:00Z">
              <w:r w:rsidRPr="0017206A">
                <w:t>0.025</w:t>
              </w:r>
            </w:ins>
          </w:p>
        </w:tc>
        <w:tc>
          <w:tcPr>
            <w:tcW w:w="992" w:type="dxa"/>
            <w:gridSpan w:val="2"/>
            <w:noWrap/>
            <w:hideMark/>
            <w:tcPrChange w:id="1025" w:author="Emanuele Massaro [2]" w:date="2025-11-10T14:48:00Z">
              <w:tcPr>
                <w:tcW w:w="992" w:type="dxa"/>
                <w:gridSpan w:val="3"/>
                <w:noWrap/>
                <w:vAlign w:val="bottom"/>
                <w:hideMark/>
              </w:tcPr>
            </w:tcPrChange>
          </w:tcPr>
          <w:p w14:paraId="38AE0327" w14:textId="7545582C" w:rsidR="00C906AE" w:rsidRPr="002733A1" w:rsidRDefault="00C906AE" w:rsidP="00C906AE">
            <w:pPr>
              <w:spacing w:after="0" w:line="240" w:lineRule="auto"/>
              <w:jc w:val="right"/>
              <w:rPr>
                <w:ins w:id="1026" w:author="Emanuele Massaro [2]" w:date="2025-11-10T13:15:00Z"/>
                <w:rFonts w:eastAsia="Times New Roman" w:cs="Times New Roman"/>
                <w:color w:val="000000"/>
                <w:sz w:val="22"/>
                <w:lang w:eastAsia="en-GB"/>
                <w:rPrChange w:id="1027" w:author="Emanuele Massaro [2]" w:date="2025-11-10T13:23:00Z">
                  <w:rPr>
                    <w:ins w:id="1028" w:author="Emanuele Massaro [2]" w:date="2025-11-10T13:15:00Z"/>
                    <w:rFonts w:ascii="Calibri" w:eastAsia="Times New Roman" w:hAnsi="Calibri" w:cs="Calibri"/>
                    <w:color w:val="000000"/>
                    <w:sz w:val="22"/>
                    <w:lang w:eastAsia="en-GB"/>
                  </w:rPr>
                </w:rPrChange>
              </w:rPr>
            </w:pPr>
            <w:ins w:id="1029" w:author="Emanuele Massaro [2]" w:date="2025-11-10T14:48:00Z">
              <w:r w:rsidRPr="0017206A">
                <w:t>0.174</w:t>
              </w:r>
            </w:ins>
          </w:p>
        </w:tc>
        <w:tc>
          <w:tcPr>
            <w:tcW w:w="992" w:type="dxa"/>
            <w:noWrap/>
            <w:hideMark/>
            <w:tcPrChange w:id="1030" w:author="Emanuele Massaro [2]" w:date="2025-11-10T14:48:00Z">
              <w:tcPr>
                <w:tcW w:w="992" w:type="dxa"/>
                <w:gridSpan w:val="2"/>
                <w:noWrap/>
                <w:vAlign w:val="bottom"/>
                <w:hideMark/>
              </w:tcPr>
            </w:tcPrChange>
          </w:tcPr>
          <w:p w14:paraId="06BBC1F8" w14:textId="44D0AE58" w:rsidR="00C906AE" w:rsidRPr="002733A1" w:rsidRDefault="00C906AE" w:rsidP="00C906AE">
            <w:pPr>
              <w:spacing w:after="0" w:line="240" w:lineRule="auto"/>
              <w:jc w:val="right"/>
              <w:rPr>
                <w:ins w:id="1031" w:author="Emanuele Massaro [2]" w:date="2025-11-10T13:15:00Z"/>
                <w:rFonts w:eastAsia="Times New Roman" w:cs="Times New Roman"/>
                <w:color w:val="000000"/>
                <w:sz w:val="22"/>
                <w:lang w:eastAsia="en-GB"/>
                <w:rPrChange w:id="1032" w:author="Emanuele Massaro [2]" w:date="2025-11-10T13:23:00Z">
                  <w:rPr>
                    <w:ins w:id="1033" w:author="Emanuele Massaro [2]" w:date="2025-11-10T13:15:00Z"/>
                    <w:rFonts w:ascii="Calibri" w:eastAsia="Times New Roman" w:hAnsi="Calibri" w:cs="Calibri"/>
                    <w:color w:val="000000"/>
                    <w:sz w:val="22"/>
                    <w:lang w:eastAsia="en-GB"/>
                  </w:rPr>
                </w:rPrChange>
              </w:rPr>
            </w:pPr>
            <w:ins w:id="1034" w:author="Emanuele Massaro [2]" w:date="2025-11-10T14:48:00Z">
              <w:r w:rsidRPr="0017206A">
                <w:t>-0.004</w:t>
              </w:r>
            </w:ins>
          </w:p>
        </w:tc>
        <w:tc>
          <w:tcPr>
            <w:tcW w:w="901" w:type="dxa"/>
            <w:gridSpan w:val="2"/>
            <w:noWrap/>
            <w:hideMark/>
            <w:tcPrChange w:id="1035" w:author="Emanuele Massaro [2]" w:date="2025-11-10T14:48:00Z">
              <w:tcPr>
                <w:tcW w:w="901" w:type="dxa"/>
                <w:gridSpan w:val="2"/>
                <w:noWrap/>
                <w:vAlign w:val="bottom"/>
                <w:hideMark/>
              </w:tcPr>
            </w:tcPrChange>
          </w:tcPr>
          <w:p w14:paraId="6C0CEF8D" w14:textId="39B63A3C" w:rsidR="00C906AE" w:rsidRPr="002733A1" w:rsidRDefault="00C906AE" w:rsidP="00C906AE">
            <w:pPr>
              <w:spacing w:after="0" w:line="240" w:lineRule="auto"/>
              <w:jc w:val="right"/>
              <w:rPr>
                <w:ins w:id="1036" w:author="Emanuele Massaro [2]" w:date="2025-11-10T13:15:00Z"/>
                <w:rFonts w:eastAsia="Times New Roman" w:cs="Times New Roman"/>
                <w:color w:val="000000"/>
                <w:sz w:val="22"/>
                <w:lang w:eastAsia="en-GB"/>
                <w:rPrChange w:id="1037" w:author="Emanuele Massaro [2]" w:date="2025-11-10T13:23:00Z">
                  <w:rPr>
                    <w:ins w:id="1038" w:author="Emanuele Massaro [2]" w:date="2025-11-10T13:15:00Z"/>
                    <w:rFonts w:ascii="Calibri" w:eastAsia="Times New Roman" w:hAnsi="Calibri" w:cs="Calibri"/>
                    <w:color w:val="000000"/>
                    <w:sz w:val="22"/>
                    <w:lang w:eastAsia="en-GB"/>
                  </w:rPr>
                </w:rPrChange>
              </w:rPr>
            </w:pPr>
            <w:ins w:id="1039" w:author="Emanuele Massaro [2]" w:date="2025-11-10T14:48:00Z">
              <w:r w:rsidRPr="0017206A">
                <w:t>0.02</w:t>
              </w:r>
            </w:ins>
          </w:p>
        </w:tc>
        <w:tc>
          <w:tcPr>
            <w:tcW w:w="942" w:type="dxa"/>
            <w:noWrap/>
            <w:hideMark/>
            <w:tcPrChange w:id="1040" w:author="Emanuele Massaro [2]" w:date="2025-11-10T14:48:00Z">
              <w:tcPr>
                <w:tcW w:w="1148" w:type="dxa"/>
                <w:gridSpan w:val="2"/>
                <w:noWrap/>
                <w:vAlign w:val="bottom"/>
                <w:hideMark/>
              </w:tcPr>
            </w:tcPrChange>
          </w:tcPr>
          <w:p w14:paraId="474EF7B9" w14:textId="4DB61177" w:rsidR="00C906AE" w:rsidRPr="002733A1" w:rsidRDefault="00C906AE" w:rsidP="00C906AE">
            <w:pPr>
              <w:spacing w:after="0" w:line="240" w:lineRule="auto"/>
              <w:jc w:val="right"/>
              <w:rPr>
                <w:ins w:id="1041" w:author="Emanuele Massaro [2]" w:date="2025-11-10T13:15:00Z"/>
                <w:rFonts w:eastAsia="Times New Roman" w:cs="Times New Roman"/>
                <w:color w:val="000000"/>
                <w:sz w:val="22"/>
                <w:lang w:eastAsia="en-GB"/>
                <w:rPrChange w:id="1042" w:author="Emanuele Massaro [2]" w:date="2025-11-10T13:23:00Z">
                  <w:rPr>
                    <w:ins w:id="1043" w:author="Emanuele Massaro [2]" w:date="2025-11-10T13:15:00Z"/>
                    <w:rFonts w:ascii="Calibri" w:eastAsia="Times New Roman" w:hAnsi="Calibri" w:cs="Calibri"/>
                    <w:color w:val="000000"/>
                    <w:sz w:val="22"/>
                    <w:lang w:eastAsia="en-GB"/>
                  </w:rPr>
                </w:rPrChange>
              </w:rPr>
            </w:pPr>
            <w:ins w:id="1044" w:author="Emanuele Massaro [2]" w:date="2025-11-10T14:48:00Z">
              <w:r w:rsidRPr="0017206A">
                <w:t>-0.087</w:t>
              </w:r>
            </w:ins>
          </w:p>
        </w:tc>
        <w:tc>
          <w:tcPr>
            <w:tcW w:w="992" w:type="dxa"/>
            <w:noWrap/>
            <w:hideMark/>
            <w:tcPrChange w:id="1045" w:author="Emanuele Massaro [2]" w:date="2025-11-10T14:48:00Z">
              <w:tcPr>
                <w:tcW w:w="992" w:type="dxa"/>
                <w:noWrap/>
                <w:vAlign w:val="bottom"/>
                <w:hideMark/>
              </w:tcPr>
            </w:tcPrChange>
          </w:tcPr>
          <w:p w14:paraId="3B8245A8" w14:textId="22393E7F" w:rsidR="00C906AE" w:rsidRPr="002733A1" w:rsidRDefault="00C906AE" w:rsidP="00C906AE">
            <w:pPr>
              <w:spacing w:after="0" w:line="240" w:lineRule="auto"/>
              <w:jc w:val="right"/>
              <w:rPr>
                <w:ins w:id="1046" w:author="Emanuele Massaro [2]" w:date="2025-11-10T13:15:00Z"/>
                <w:rFonts w:eastAsia="Times New Roman" w:cs="Times New Roman"/>
                <w:color w:val="000000"/>
                <w:sz w:val="22"/>
                <w:lang w:eastAsia="en-GB"/>
                <w:rPrChange w:id="1047" w:author="Emanuele Massaro [2]" w:date="2025-11-10T13:23:00Z">
                  <w:rPr>
                    <w:ins w:id="1048" w:author="Emanuele Massaro [2]" w:date="2025-11-10T13:15:00Z"/>
                    <w:rFonts w:ascii="Calibri" w:eastAsia="Times New Roman" w:hAnsi="Calibri" w:cs="Calibri"/>
                    <w:color w:val="000000"/>
                    <w:sz w:val="22"/>
                    <w:lang w:eastAsia="en-GB"/>
                  </w:rPr>
                </w:rPrChange>
              </w:rPr>
            </w:pPr>
            <w:ins w:id="1049" w:author="Emanuele Massaro [2]" w:date="2025-11-10T14:48:00Z">
              <w:r w:rsidRPr="0017206A">
                <w:t>-0.003</w:t>
              </w:r>
            </w:ins>
          </w:p>
        </w:tc>
        <w:tc>
          <w:tcPr>
            <w:tcW w:w="993" w:type="dxa"/>
            <w:noWrap/>
            <w:hideMark/>
            <w:tcPrChange w:id="1050" w:author="Emanuele Massaro [2]" w:date="2025-11-10T14:48:00Z">
              <w:tcPr>
                <w:tcW w:w="1002" w:type="dxa"/>
                <w:noWrap/>
                <w:vAlign w:val="bottom"/>
                <w:hideMark/>
              </w:tcPr>
            </w:tcPrChange>
          </w:tcPr>
          <w:p w14:paraId="0FB70285" w14:textId="10B483BC" w:rsidR="00C906AE" w:rsidRPr="002733A1" w:rsidRDefault="00C906AE" w:rsidP="00C906AE">
            <w:pPr>
              <w:spacing w:after="0" w:line="240" w:lineRule="auto"/>
              <w:jc w:val="right"/>
              <w:rPr>
                <w:ins w:id="1051" w:author="Emanuele Massaro [2]" w:date="2025-11-10T13:15:00Z"/>
                <w:rFonts w:eastAsia="Times New Roman" w:cs="Times New Roman"/>
                <w:color w:val="000000"/>
                <w:sz w:val="22"/>
                <w:lang w:eastAsia="en-GB"/>
                <w:rPrChange w:id="1052" w:author="Emanuele Massaro [2]" w:date="2025-11-10T13:23:00Z">
                  <w:rPr>
                    <w:ins w:id="1053" w:author="Emanuele Massaro [2]" w:date="2025-11-10T13:15:00Z"/>
                    <w:rFonts w:ascii="Calibri" w:eastAsia="Times New Roman" w:hAnsi="Calibri" w:cs="Calibri"/>
                    <w:color w:val="000000"/>
                    <w:sz w:val="22"/>
                    <w:lang w:eastAsia="en-GB"/>
                  </w:rPr>
                </w:rPrChange>
              </w:rPr>
            </w:pPr>
            <w:ins w:id="1054" w:author="Emanuele Massaro [2]" w:date="2025-11-10T14:48:00Z">
              <w:r w:rsidRPr="0017206A">
                <w:t>0.062</w:t>
              </w:r>
            </w:ins>
          </w:p>
        </w:tc>
      </w:tr>
      <w:tr w:rsidR="002733A1" w:rsidRPr="002733A1" w14:paraId="39D17B9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Change w:id="1055" w:author="Emanuele Massaro [2]" w:date="2025-11-10T14:50:00Z">
            <w:tblPrEx>
              <w:tblW w:w="9498" w:type="dxa"/>
              <w:tblCellSpacing w:w="15"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blPrExChange>
        </w:tblPrEx>
        <w:trPr>
          <w:gridAfter w:val="4"/>
          <w:wAfter w:w="3633" w:type="dxa"/>
          <w:tblHeader/>
          <w:tblCellSpacing w:w="15" w:type="dxa"/>
          <w:ins w:id="1056" w:author="Emanuele Massaro [2]" w:date="2025-11-10T13:21:00Z"/>
          <w:trPrChange w:id="1057" w:author="Emanuele Massaro [2]" w:date="2025-11-10T14:50:00Z">
            <w:trPr>
              <w:gridBefore w:val="1"/>
              <w:gridAfter w:val="4"/>
              <w:wAfter w:w="4814" w:type="dxa"/>
              <w:tblHeader/>
              <w:tblCellSpacing w:w="15" w:type="dxa"/>
            </w:trPr>
          </w:trPrChange>
        </w:trPr>
        <w:tc>
          <w:tcPr>
            <w:tcW w:w="0" w:type="auto"/>
            <w:gridSpan w:val="2"/>
            <w:tcBorders>
              <w:top w:val="single" w:sz="4" w:space="0" w:color="auto"/>
              <w:left w:val="single" w:sz="4" w:space="0" w:color="auto"/>
              <w:bottom w:val="single" w:sz="4" w:space="0" w:color="auto"/>
              <w:right w:val="single" w:sz="4" w:space="0" w:color="auto"/>
            </w:tcBorders>
            <w:vAlign w:val="center"/>
            <w:hideMark/>
            <w:tcPrChange w:id="1058" w:author="Emanuele Massaro [2]" w:date="2025-11-10T14:50:00Z">
              <w:tcPr>
                <w:tcW w:w="0" w:type="auto"/>
                <w:gridSpan w:val="3"/>
                <w:vAlign w:val="center"/>
                <w:hideMark/>
              </w:tcPr>
            </w:tcPrChange>
          </w:tcPr>
          <w:p w14:paraId="7E9F620D" w14:textId="77777777" w:rsidR="002733A1" w:rsidRPr="002733A1" w:rsidRDefault="002733A1" w:rsidP="002733A1">
            <w:pPr>
              <w:spacing w:after="0" w:line="240" w:lineRule="auto"/>
              <w:rPr>
                <w:ins w:id="1059" w:author="Emanuele Massaro [2]" w:date="2025-11-10T13:21:00Z"/>
                <w:rFonts w:eastAsia="Times New Roman" w:cs="Times New Roman"/>
                <w:b/>
                <w:bCs/>
                <w:sz w:val="22"/>
                <w:lang w:eastAsia="en-GB"/>
                <w:rPrChange w:id="1060" w:author="Emanuele Massaro [2]" w:date="2025-11-10T13:22:00Z">
                  <w:rPr>
                    <w:ins w:id="1061" w:author="Emanuele Massaro [2]" w:date="2025-11-10T13:21:00Z"/>
                    <w:rFonts w:eastAsia="Times New Roman" w:cs="Times New Roman"/>
                    <w:b/>
                    <w:bCs/>
                    <w:szCs w:val="24"/>
                    <w:lang w:eastAsia="en-GB"/>
                  </w:rPr>
                </w:rPrChange>
              </w:rPr>
            </w:pPr>
            <w:ins w:id="1062" w:author="Emanuele Massaro [2]" w:date="2025-11-10T13:21:00Z">
              <w:r w:rsidRPr="002733A1">
                <w:rPr>
                  <w:rFonts w:eastAsia="Times New Roman" w:cs="Times New Roman"/>
                  <w:b/>
                  <w:bCs/>
                  <w:sz w:val="22"/>
                  <w:lang w:eastAsia="en-GB"/>
                  <w:rPrChange w:id="1063" w:author="Emanuele Massaro [2]" w:date="2025-11-10T13:22:00Z">
                    <w:rPr>
                      <w:rFonts w:eastAsia="Times New Roman" w:cs="Times New Roman"/>
                      <w:b/>
                      <w:bCs/>
                      <w:szCs w:val="24"/>
                      <w:lang w:eastAsia="en-GB"/>
                    </w:rPr>
                  </w:rPrChange>
                </w:rPr>
                <w:t>Metric</w:t>
              </w:r>
            </w:ins>
          </w:p>
        </w:tc>
        <w:tc>
          <w:tcPr>
            <w:tcW w:w="0" w:type="auto"/>
            <w:gridSpan w:val="3"/>
            <w:tcBorders>
              <w:top w:val="single" w:sz="4" w:space="0" w:color="auto"/>
              <w:left w:val="single" w:sz="4" w:space="0" w:color="auto"/>
              <w:bottom w:val="single" w:sz="4" w:space="0" w:color="auto"/>
              <w:right w:val="single" w:sz="4" w:space="0" w:color="auto"/>
            </w:tcBorders>
            <w:vAlign w:val="center"/>
            <w:hideMark/>
            <w:tcPrChange w:id="1064" w:author="Emanuele Massaro [2]" w:date="2025-11-10T14:50:00Z">
              <w:tcPr>
                <w:tcW w:w="0" w:type="auto"/>
                <w:gridSpan w:val="4"/>
                <w:vAlign w:val="center"/>
                <w:hideMark/>
              </w:tcPr>
            </w:tcPrChange>
          </w:tcPr>
          <w:p w14:paraId="43818223" w14:textId="77777777" w:rsidR="002733A1" w:rsidRPr="002733A1" w:rsidRDefault="002733A1" w:rsidP="002733A1">
            <w:pPr>
              <w:spacing w:after="0" w:line="240" w:lineRule="auto"/>
              <w:rPr>
                <w:ins w:id="1065" w:author="Emanuele Massaro [2]" w:date="2025-11-10T13:21:00Z"/>
                <w:rFonts w:eastAsia="Times New Roman" w:cs="Times New Roman"/>
                <w:b/>
                <w:bCs/>
                <w:sz w:val="22"/>
                <w:lang w:eastAsia="en-GB"/>
                <w:rPrChange w:id="1066" w:author="Emanuele Massaro [2]" w:date="2025-11-10T13:22:00Z">
                  <w:rPr>
                    <w:ins w:id="1067" w:author="Emanuele Massaro [2]" w:date="2025-11-10T13:21:00Z"/>
                    <w:rFonts w:eastAsia="Times New Roman" w:cs="Times New Roman"/>
                    <w:b/>
                    <w:bCs/>
                    <w:szCs w:val="24"/>
                    <w:lang w:eastAsia="en-GB"/>
                  </w:rPr>
                </w:rPrChange>
              </w:rPr>
            </w:pPr>
            <w:ins w:id="1068" w:author="Emanuele Massaro [2]" w:date="2025-11-10T13:21:00Z">
              <w:r w:rsidRPr="002733A1">
                <w:rPr>
                  <w:rFonts w:eastAsia="Times New Roman" w:cs="Times New Roman"/>
                  <w:b/>
                  <w:bCs/>
                  <w:sz w:val="22"/>
                  <w:lang w:eastAsia="en-GB"/>
                  <w:rPrChange w:id="1069" w:author="Emanuele Massaro [2]" w:date="2025-11-10T13:22:00Z">
                    <w:rPr>
                      <w:rFonts w:eastAsia="Times New Roman" w:cs="Times New Roman"/>
                      <w:b/>
                      <w:bCs/>
                      <w:szCs w:val="24"/>
                      <w:lang w:eastAsia="en-GB"/>
                    </w:rPr>
                  </w:rPrChange>
                </w:rPr>
                <w:t>LM</w:t>
              </w:r>
            </w:ins>
          </w:p>
        </w:tc>
        <w:tc>
          <w:tcPr>
            <w:tcW w:w="1683" w:type="dxa"/>
            <w:gridSpan w:val="3"/>
            <w:tcBorders>
              <w:top w:val="single" w:sz="4" w:space="0" w:color="auto"/>
              <w:left w:val="single" w:sz="4" w:space="0" w:color="auto"/>
              <w:bottom w:val="single" w:sz="4" w:space="0" w:color="auto"/>
              <w:right w:val="single" w:sz="4" w:space="0" w:color="auto"/>
            </w:tcBorders>
            <w:vAlign w:val="center"/>
            <w:hideMark/>
            <w:tcPrChange w:id="1070" w:author="Emanuele Massaro [2]" w:date="2025-11-10T14:50:00Z">
              <w:tcPr>
                <w:tcW w:w="0" w:type="auto"/>
                <w:gridSpan w:val="3"/>
                <w:vAlign w:val="center"/>
                <w:hideMark/>
              </w:tcPr>
            </w:tcPrChange>
          </w:tcPr>
          <w:p w14:paraId="5A6A4477" w14:textId="77777777" w:rsidR="002733A1" w:rsidRPr="002733A1" w:rsidRDefault="002733A1" w:rsidP="002733A1">
            <w:pPr>
              <w:spacing w:after="0" w:line="240" w:lineRule="auto"/>
              <w:rPr>
                <w:ins w:id="1071" w:author="Emanuele Massaro [2]" w:date="2025-11-10T13:21:00Z"/>
                <w:rFonts w:eastAsia="Times New Roman" w:cs="Times New Roman"/>
                <w:b/>
                <w:bCs/>
                <w:sz w:val="22"/>
                <w:lang w:eastAsia="en-GB"/>
                <w:rPrChange w:id="1072" w:author="Emanuele Massaro [2]" w:date="2025-11-10T13:22:00Z">
                  <w:rPr>
                    <w:ins w:id="1073" w:author="Emanuele Massaro [2]" w:date="2025-11-10T13:21:00Z"/>
                    <w:rFonts w:eastAsia="Times New Roman" w:cs="Times New Roman"/>
                    <w:b/>
                    <w:bCs/>
                    <w:szCs w:val="24"/>
                    <w:lang w:eastAsia="en-GB"/>
                  </w:rPr>
                </w:rPrChange>
              </w:rPr>
            </w:pPr>
            <w:ins w:id="1074" w:author="Emanuele Massaro [2]" w:date="2025-11-10T13:21:00Z">
              <w:r w:rsidRPr="002733A1">
                <w:rPr>
                  <w:rFonts w:eastAsia="Times New Roman" w:cs="Times New Roman"/>
                  <w:b/>
                  <w:bCs/>
                  <w:sz w:val="22"/>
                  <w:lang w:eastAsia="en-GB"/>
                  <w:rPrChange w:id="1075" w:author="Emanuele Massaro [2]" w:date="2025-11-10T13:22:00Z">
                    <w:rPr>
                      <w:rFonts w:eastAsia="Times New Roman" w:cs="Times New Roman"/>
                      <w:b/>
                      <w:bCs/>
                      <w:szCs w:val="24"/>
                      <w:lang w:eastAsia="en-GB"/>
                    </w:rPr>
                  </w:rPrChange>
                </w:rPr>
                <w:t>GWR</w:t>
              </w:r>
            </w:ins>
          </w:p>
        </w:tc>
      </w:tr>
      <w:tr w:rsidR="00C906AE" w:rsidRPr="002733A1" w14:paraId="25D588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76"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347E70EC" w14:textId="40C66569" w:rsidR="00C906AE" w:rsidRPr="002733A1" w:rsidRDefault="00C906AE" w:rsidP="00C906AE">
            <w:pPr>
              <w:spacing w:after="0" w:line="240" w:lineRule="auto"/>
              <w:rPr>
                <w:ins w:id="1077" w:author="Emanuele Massaro [2]" w:date="2025-11-10T13:21:00Z"/>
                <w:rFonts w:eastAsia="Times New Roman" w:cs="Times New Roman"/>
                <w:sz w:val="22"/>
                <w:lang w:eastAsia="en-GB"/>
                <w:rPrChange w:id="1078" w:author="Emanuele Massaro [2]" w:date="2025-11-10T13:22:00Z">
                  <w:rPr>
                    <w:ins w:id="1079" w:author="Emanuele Massaro [2]" w:date="2025-11-10T13:21:00Z"/>
                    <w:rFonts w:eastAsia="Times New Roman" w:cs="Times New Roman"/>
                    <w:szCs w:val="24"/>
                    <w:lang w:eastAsia="en-GB"/>
                  </w:rPr>
                </w:rPrChange>
              </w:rPr>
            </w:pPr>
            <w:ins w:id="1080" w:author="Emanuele Massaro [2]" w:date="2025-11-10T14:50:00Z">
              <w:r w:rsidRPr="004F0B38">
                <w:t>Residual Std. Error (df)</w:t>
              </w:r>
            </w:ins>
          </w:p>
        </w:tc>
        <w:tc>
          <w:tcPr>
            <w:tcW w:w="0" w:type="auto"/>
            <w:gridSpan w:val="3"/>
            <w:tcBorders>
              <w:top w:val="single" w:sz="4" w:space="0" w:color="auto"/>
              <w:left w:val="single" w:sz="4" w:space="0" w:color="auto"/>
              <w:bottom w:val="single" w:sz="4" w:space="0" w:color="auto"/>
              <w:right w:val="single" w:sz="4" w:space="0" w:color="auto"/>
            </w:tcBorders>
            <w:hideMark/>
          </w:tcPr>
          <w:p w14:paraId="71BEE240" w14:textId="5F62A1BD" w:rsidR="00C906AE" w:rsidRPr="002733A1" w:rsidRDefault="00C906AE" w:rsidP="00C906AE">
            <w:pPr>
              <w:spacing w:after="0" w:line="240" w:lineRule="auto"/>
              <w:rPr>
                <w:ins w:id="1081" w:author="Emanuele Massaro [2]" w:date="2025-11-10T13:21:00Z"/>
                <w:rFonts w:eastAsia="Times New Roman" w:cs="Times New Roman"/>
                <w:sz w:val="22"/>
                <w:lang w:eastAsia="en-GB"/>
                <w:rPrChange w:id="1082" w:author="Emanuele Massaro [2]" w:date="2025-11-10T13:22:00Z">
                  <w:rPr>
                    <w:ins w:id="1083" w:author="Emanuele Massaro [2]" w:date="2025-11-10T13:21:00Z"/>
                    <w:rFonts w:eastAsia="Times New Roman" w:cs="Times New Roman"/>
                    <w:szCs w:val="24"/>
                    <w:lang w:eastAsia="en-GB"/>
                  </w:rPr>
                </w:rPrChange>
              </w:rPr>
            </w:pPr>
            <w:ins w:id="1084" w:author="Emanuele Massaro [2]" w:date="2025-11-10T14:50:00Z">
              <w:r w:rsidRPr="004F0B38">
                <w:t>0.736 (1157)</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42FAAD42" w14:textId="6BDE8EAB" w:rsidR="00C906AE" w:rsidRPr="002733A1" w:rsidRDefault="00C906AE" w:rsidP="00C906AE">
            <w:pPr>
              <w:spacing w:after="0" w:line="240" w:lineRule="auto"/>
              <w:rPr>
                <w:ins w:id="1085" w:author="Emanuele Massaro [2]" w:date="2025-11-10T13:21:00Z"/>
                <w:rFonts w:eastAsia="Times New Roman" w:cs="Times New Roman"/>
                <w:sz w:val="22"/>
                <w:lang w:eastAsia="en-GB"/>
                <w:rPrChange w:id="1086" w:author="Emanuele Massaro [2]" w:date="2025-11-10T13:22:00Z">
                  <w:rPr>
                    <w:ins w:id="1087" w:author="Emanuele Massaro [2]" w:date="2025-11-10T13:21:00Z"/>
                    <w:rFonts w:eastAsia="Times New Roman" w:cs="Times New Roman"/>
                    <w:szCs w:val="24"/>
                    <w:lang w:eastAsia="en-GB"/>
                  </w:rPr>
                </w:rPrChange>
              </w:rPr>
            </w:pPr>
            <w:ins w:id="1088" w:author="Emanuele Massaro [2]" w:date="2025-11-10T14:50:00Z">
              <w:r w:rsidRPr="004F0B38">
                <w:t>0.558 (1066.3)</w:t>
              </w:r>
            </w:ins>
          </w:p>
        </w:tc>
      </w:tr>
      <w:tr w:rsidR="00C906AE" w:rsidRPr="002733A1" w14:paraId="3ADDA20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089"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0BD43AF3" w14:textId="226A0E75" w:rsidR="00C906AE" w:rsidRPr="002733A1" w:rsidRDefault="00C906AE" w:rsidP="00C906AE">
            <w:pPr>
              <w:spacing w:after="0" w:line="240" w:lineRule="auto"/>
              <w:rPr>
                <w:ins w:id="1090" w:author="Emanuele Massaro [2]" w:date="2025-11-10T13:21:00Z"/>
                <w:rFonts w:eastAsia="Times New Roman" w:cs="Times New Roman"/>
                <w:sz w:val="22"/>
                <w:lang w:eastAsia="en-GB"/>
                <w:rPrChange w:id="1091" w:author="Emanuele Massaro [2]" w:date="2025-11-10T13:22:00Z">
                  <w:rPr>
                    <w:ins w:id="1092" w:author="Emanuele Massaro [2]" w:date="2025-11-10T13:21:00Z"/>
                    <w:rFonts w:eastAsia="Times New Roman" w:cs="Times New Roman"/>
                    <w:szCs w:val="24"/>
                    <w:lang w:eastAsia="en-GB"/>
                  </w:rPr>
                </w:rPrChange>
              </w:rPr>
            </w:pPr>
            <w:ins w:id="1093" w:author="Emanuele Massaro [2]" w:date="2025-11-10T14:50:00Z">
              <w:r w:rsidRPr="004F0B38">
                <w:t>Residual SS</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7E63166" w14:textId="3A61C41E" w:rsidR="00C906AE" w:rsidRPr="002733A1" w:rsidRDefault="00C906AE" w:rsidP="00C906AE">
            <w:pPr>
              <w:spacing w:after="0" w:line="240" w:lineRule="auto"/>
              <w:rPr>
                <w:ins w:id="1094" w:author="Emanuele Massaro [2]" w:date="2025-11-10T13:21:00Z"/>
                <w:rFonts w:eastAsia="Times New Roman" w:cs="Times New Roman"/>
                <w:sz w:val="22"/>
                <w:lang w:eastAsia="en-GB"/>
                <w:rPrChange w:id="1095" w:author="Emanuele Massaro [2]" w:date="2025-11-10T13:22:00Z">
                  <w:rPr>
                    <w:ins w:id="1096" w:author="Emanuele Massaro [2]" w:date="2025-11-10T13:21:00Z"/>
                    <w:rFonts w:eastAsia="Times New Roman" w:cs="Times New Roman"/>
                    <w:szCs w:val="24"/>
                    <w:lang w:eastAsia="en-GB"/>
                  </w:rPr>
                </w:rPrChange>
              </w:rPr>
            </w:pPr>
            <w:ins w:id="1097" w:author="Emanuele Massaro [2]" w:date="2025-11-10T14:50:00Z">
              <w:r w:rsidRPr="004F0B38">
                <w:t>627.364</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05020DF2" w14:textId="4233F4E5" w:rsidR="00C906AE" w:rsidRPr="002733A1" w:rsidRDefault="00C906AE" w:rsidP="00C906AE">
            <w:pPr>
              <w:spacing w:after="0" w:line="240" w:lineRule="auto"/>
              <w:rPr>
                <w:ins w:id="1098" w:author="Emanuele Massaro [2]" w:date="2025-11-10T13:21:00Z"/>
                <w:rFonts w:eastAsia="Times New Roman" w:cs="Times New Roman"/>
                <w:sz w:val="22"/>
                <w:lang w:eastAsia="en-GB"/>
                <w:rPrChange w:id="1099" w:author="Emanuele Massaro [2]" w:date="2025-11-10T13:22:00Z">
                  <w:rPr>
                    <w:ins w:id="1100" w:author="Emanuele Massaro [2]" w:date="2025-11-10T13:21:00Z"/>
                    <w:rFonts w:eastAsia="Times New Roman" w:cs="Times New Roman"/>
                    <w:szCs w:val="24"/>
                    <w:lang w:eastAsia="en-GB"/>
                  </w:rPr>
                </w:rPrChange>
              </w:rPr>
            </w:pPr>
            <w:ins w:id="1101" w:author="Emanuele Massaro [2]" w:date="2025-11-10T14:50:00Z">
              <w:r w:rsidRPr="004F0B38">
                <w:t>332.156</w:t>
              </w:r>
            </w:ins>
          </w:p>
        </w:tc>
      </w:tr>
      <w:tr w:rsidR="00C906AE" w:rsidRPr="002733A1" w14:paraId="0728057F"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02"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39CD6D4" w14:textId="5DE5D30D" w:rsidR="00C906AE" w:rsidRPr="002733A1" w:rsidRDefault="00C906AE" w:rsidP="00C906AE">
            <w:pPr>
              <w:spacing w:after="0" w:line="240" w:lineRule="auto"/>
              <w:rPr>
                <w:ins w:id="1103" w:author="Emanuele Massaro [2]" w:date="2025-11-10T13:21:00Z"/>
                <w:rFonts w:eastAsia="Times New Roman" w:cs="Times New Roman"/>
                <w:sz w:val="22"/>
                <w:lang w:eastAsia="en-GB"/>
                <w:rPrChange w:id="1104" w:author="Emanuele Massaro [2]" w:date="2025-11-10T13:22:00Z">
                  <w:rPr>
                    <w:ins w:id="1105" w:author="Emanuele Massaro [2]" w:date="2025-11-10T13:21:00Z"/>
                    <w:rFonts w:eastAsia="Times New Roman" w:cs="Times New Roman"/>
                    <w:szCs w:val="24"/>
                    <w:lang w:eastAsia="en-GB"/>
                  </w:rPr>
                </w:rPrChange>
              </w:rPr>
            </w:pPr>
            <w:ins w:id="1106" w:author="Emanuele Massaro [2]" w:date="2025-11-10T14:50:00Z">
              <w:r w:rsidRPr="004F0B38">
                <w:t>Multiple R²</w:t>
              </w:r>
            </w:ins>
          </w:p>
        </w:tc>
        <w:tc>
          <w:tcPr>
            <w:tcW w:w="0" w:type="auto"/>
            <w:gridSpan w:val="3"/>
            <w:tcBorders>
              <w:top w:val="single" w:sz="4" w:space="0" w:color="auto"/>
              <w:left w:val="single" w:sz="4" w:space="0" w:color="auto"/>
              <w:bottom w:val="single" w:sz="4" w:space="0" w:color="auto"/>
              <w:right w:val="single" w:sz="4" w:space="0" w:color="auto"/>
            </w:tcBorders>
            <w:hideMark/>
          </w:tcPr>
          <w:p w14:paraId="12EA7463" w14:textId="76547DDA" w:rsidR="00C906AE" w:rsidRPr="002733A1" w:rsidRDefault="00C906AE" w:rsidP="00C906AE">
            <w:pPr>
              <w:spacing w:after="0" w:line="240" w:lineRule="auto"/>
              <w:rPr>
                <w:ins w:id="1107" w:author="Emanuele Massaro [2]" w:date="2025-11-10T13:21:00Z"/>
                <w:rFonts w:eastAsia="Times New Roman" w:cs="Times New Roman"/>
                <w:sz w:val="22"/>
                <w:lang w:eastAsia="en-GB"/>
                <w:rPrChange w:id="1108" w:author="Emanuele Massaro [2]" w:date="2025-11-10T13:22:00Z">
                  <w:rPr>
                    <w:ins w:id="1109" w:author="Emanuele Massaro [2]" w:date="2025-11-10T13:21:00Z"/>
                    <w:rFonts w:eastAsia="Times New Roman" w:cs="Times New Roman"/>
                    <w:szCs w:val="24"/>
                    <w:lang w:eastAsia="en-GB"/>
                  </w:rPr>
                </w:rPrChange>
              </w:rPr>
            </w:pPr>
            <w:ins w:id="1110" w:author="Emanuele Massaro [2]" w:date="2025-11-10T14:50:00Z">
              <w:r w:rsidRPr="004F0B38">
                <w:t>0.466</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477FA69F" w14:textId="4A5EA549" w:rsidR="00C906AE" w:rsidRPr="002733A1" w:rsidRDefault="00C906AE" w:rsidP="00C906AE">
            <w:pPr>
              <w:spacing w:after="0" w:line="240" w:lineRule="auto"/>
              <w:rPr>
                <w:ins w:id="1111" w:author="Emanuele Massaro [2]" w:date="2025-11-10T13:21:00Z"/>
                <w:rFonts w:eastAsia="Times New Roman" w:cs="Times New Roman"/>
                <w:sz w:val="22"/>
                <w:lang w:eastAsia="en-GB"/>
                <w:rPrChange w:id="1112" w:author="Emanuele Massaro [2]" w:date="2025-11-10T13:22:00Z">
                  <w:rPr>
                    <w:ins w:id="1113" w:author="Emanuele Massaro [2]" w:date="2025-11-10T13:21:00Z"/>
                    <w:rFonts w:eastAsia="Times New Roman" w:cs="Times New Roman"/>
                    <w:szCs w:val="24"/>
                    <w:lang w:eastAsia="en-GB"/>
                  </w:rPr>
                </w:rPrChange>
              </w:rPr>
            </w:pPr>
            <w:ins w:id="1114" w:author="Emanuele Massaro [2]" w:date="2025-11-10T14:50:00Z">
              <w:r w:rsidRPr="004F0B38">
                <w:t>0.717</w:t>
              </w:r>
            </w:ins>
          </w:p>
        </w:tc>
      </w:tr>
      <w:tr w:rsidR="00C906AE" w:rsidRPr="002733A1" w14:paraId="2962BA22"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15"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567838C" w14:textId="5B541927" w:rsidR="00C906AE" w:rsidRPr="002733A1" w:rsidRDefault="00C906AE" w:rsidP="00C906AE">
            <w:pPr>
              <w:spacing w:after="0" w:line="240" w:lineRule="auto"/>
              <w:rPr>
                <w:ins w:id="1116" w:author="Emanuele Massaro [2]" w:date="2025-11-10T13:21:00Z"/>
                <w:rFonts w:eastAsia="Times New Roman" w:cs="Times New Roman"/>
                <w:sz w:val="22"/>
                <w:lang w:eastAsia="en-GB"/>
                <w:rPrChange w:id="1117" w:author="Emanuele Massaro [2]" w:date="2025-11-10T13:22:00Z">
                  <w:rPr>
                    <w:ins w:id="1118" w:author="Emanuele Massaro [2]" w:date="2025-11-10T13:21:00Z"/>
                    <w:rFonts w:eastAsia="Times New Roman" w:cs="Times New Roman"/>
                    <w:szCs w:val="24"/>
                    <w:lang w:eastAsia="en-GB"/>
                  </w:rPr>
                </w:rPrChange>
              </w:rPr>
            </w:pPr>
            <w:ins w:id="1119" w:author="Emanuele Massaro [2]" w:date="2025-11-10T14:50:00Z">
              <w:r w:rsidRPr="004F0B38">
                <w:t>Adjusted R²</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F2E645C" w14:textId="2944CEF6" w:rsidR="00C906AE" w:rsidRPr="002733A1" w:rsidRDefault="00C906AE" w:rsidP="00C906AE">
            <w:pPr>
              <w:spacing w:after="0" w:line="240" w:lineRule="auto"/>
              <w:rPr>
                <w:ins w:id="1120" w:author="Emanuele Massaro [2]" w:date="2025-11-10T13:21:00Z"/>
                <w:rFonts w:eastAsia="Times New Roman" w:cs="Times New Roman"/>
                <w:sz w:val="22"/>
                <w:lang w:eastAsia="en-GB"/>
                <w:rPrChange w:id="1121" w:author="Emanuele Massaro [2]" w:date="2025-11-10T13:22:00Z">
                  <w:rPr>
                    <w:ins w:id="1122" w:author="Emanuele Massaro [2]" w:date="2025-11-10T13:21:00Z"/>
                    <w:rFonts w:eastAsia="Times New Roman" w:cs="Times New Roman"/>
                    <w:szCs w:val="24"/>
                    <w:lang w:eastAsia="en-GB"/>
                  </w:rPr>
                </w:rPrChange>
              </w:rPr>
            </w:pPr>
            <w:ins w:id="1123" w:author="Emanuele Massaro [2]" w:date="2025-11-10T14:50:00Z">
              <w:r w:rsidRPr="004F0B38">
                <w:t>0.458</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01CCD061" w14:textId="402835EC" w:rsidR="00C906AE" w:rsidRPr="002733A1" w:rsidRDefault="00C906AE" w:rsidP="00C906AE">
            <w:pPr>
              <w:spacing w:after="0" w:line="240" w:lineRule="auto"/>
              <w:rPr>
                <w:ins w:id="1124" w:author="Emanuele Massaro [2]" w:date="2025-11-10T13:21:00Z"/>
                <w:rFonts w:eastAsia="Times New Roman" w:cs="Times New Roman"/>
                <w:sz w:val="22"/>
                <w:lang w:eastAsia="en-GB"/>
                <w:rPrChange w:id="1125" w:author="Emanuele Massaro [2]" w:date="2025-11-10T13:22:00Z">
                  <w:rPr>
                    <w:ins w:id="1126" w:author="Emanuele Massaro [2]" w:date="2025-11-10T13:21:00Z"/>
                    <w:rFonts w:eastAsia="Times New Roman" w:cs="Times New Roman"/>
                    <w:szCs w:val="24"/>
                    <w:lang w:eastAsia="en-GB"/>
                  </w:rPr>
                </w:rPrChange>
              </w:rPr>
            </w:pPr>
            <w:ins w:id="1127" w:author="Emanuele Massaro [2]" w:date="2025-11-10T14:50:00Z">
              <w:r w:rsidRPr="004F0B38">
                <w:t>0.688</w:t>
              </w:r>
            </w:ins>
          </w:p>
        </w:tc>
      </w:tr>
      <w:tr w:rsidR="00C906AE" w:rsidRPr="002733A1" w14:paraId="175B6A0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28"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4B8B7A3A" w14:textId="3B196CE1" w:rsidR="00C906AE" w:rsidRPr="002733A1" w:rsidRDefault="00C906AE" w:rsidP="00C906AE">
            <w:pPr>
              <w:spacing w:after="0" w:line="240" w:lineRule="auto"/>
              <w:rPr>
                <w:ins w:id="1129" w:author="Emanuele Massaro [2]" w:date="2025-11-10T13:21:00Z"/>
                <w:rFonts w:eastAsia="Times New Roman" w:cs="Times New Roman"/>
                <w:sz w:val="22"/>
                <w:lang w:eastAsia="en-GB"/>
                <w:rPrChange w:id="1130" w:author="Emanuele Massaro [2]" w:date="2025-11-10T13:22:00Z">
                  <w:rPr>
                    <w:ins w:id="1131" w:author="Emanuele Massaro [2]" w:date="2025-11-10T13:21:00Z"/>
                    <w:rFonts w:eastAsia="Times New Roman" w:cs="Times New Roman"/>
                    <w:szCs w:val="24"/>
                    <w:lang w:eastAsia="en-GB"/>
                  </w:rPr>
                </w:rPrChange>
              </w:rPr>
            </w:pPr>
            <w:ins w:id="1132" w:author="Emanuele Massaro [2]" w:date="2025-11-10T14:50:00Z">
              <w:r w:rsidRPr="004F0B38">
                <w:t>F-statistic (df)</w:t>
              </w:r>
            </w:ins>
          </w:p>
        </w:tc>
        <w:tc>
          <w:tcPr>
            <w:tcW w:w="0" w:type="auto"/>
            <w:gridSpan w:val="3"/>
            <w:tcBorders>
              <w:top w:val="single" w:sz="4" w:space="0" w:color="auto"/>
              <w:left w:val="single" w:sz="4" w:space="0" w:color="auto"/>
              <w:bottom w:val="single" w:sz="4" w:space="0" w:color="auto"/>
              <w:right w:val="single" w:sz="4" w:space="0" w:color="auto"/>
            </w:tcBorders>
            <w:hideMark/>
          </w:tcPr>
          <w:p w14:paraId="40DCE5AD" w14:textId="24C112E1" w:rsidR="00C906AE" w:rsidRPr="002733A1" w:rsidRDefault="00C906AE" w:rsidP="00C906AE">
            <w:pPr>
              <w:spacing w:after="0" w:line="240" w:lineRule="auto"/>
              <w:rPr>
                <w:ins w:id="1133" w:author="Emanuele Massaro [2]" w:date="2025-11-10T13:21:00Z"/>
                <w:rFonts w:eastAsia="Times New Roman" w:cs="Times New Roman"/>
                <w:sz w:val="22"/>
                <w:lang w:eastAsia="en-GB"/>
                <w:rPrChange w:id="1134" w:author="Emanuele Massaro [2]" w:date="2025-11-10T13:22:00Z">
                  <w:rPr>
                    <w:ins w:id="1135" w:author="Emanuele Massaro [2]" w:date="2025-11-10T13:21:00Z"/>
                    <w:rFonts w:eastAsia="Times New Roman" w:cs="Times New Roman"/>
                    <w:szCs w:val="24"/>
                    <w:lang w:eastAsia="en-GB"/>
                  </w:rPr>
                </w:rPrChange>
              </w:rPr>
            </w:pPr>
            <w:ins w:id="1136" w:author="Emanuele Massaro [2]" w:date="2025-11-10T14:50:00Z">
              <w:r w:rsidRPr="004F0B38">
                <w:t>63.1 (16; 1157)</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7563F92F" w14:textId="1DFE0361" w:rsidR="00C906AE" w:rsidRPr="002733A1" w:rsidRDefault="00C906AE" w:rsidP="00C906AE">
            <w:pPr>
              <w:spacing w:after="0" w:line="240" w:lineRule="auto"/>
              <w:rPr>
                <w:ins w:id="1137" w:author="Emanuele Massaro [2]" w:date="2025-11-10T13:21:00Z"/>
                <w:rFonts w:eastAsia="Times New Roman" w:cs="Times New Roman"/>
                <w:sz w:val="22"/>
                <w:lang w:eastAsia="en-GB"/>
                <w:rPrChange w:id="1138" w:author="Emanuele Massaro [2]" w:date="2025-11-10T13:22:00Z">
                  <w:rPr>
                    <w:ins w:id="1139" w:author="Emanuele Massaro [2]" w:date="2025-11-10T13:21:00Z"/>
                    <w:rFonts w:eastAsia="Times New Roman" w:cs="Times New Roman"/>
                    <w:szCs w:val="24"/>
                    <w:lang w:eastAsia="en-GB"/>
                  </w:rPr>
                </w:rPrChange>
              </w:rPr>
            </w:pPr>
          </w:p>
        </w:tc>
      </w:tr>
      <w:tr w:rsidR="00C906AE" w:rsidRPr="002733A1" w14:paraId="2D035D7A"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40"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8FF3C07" w14:textId="5148DD64" w:rsidR="00C906AE" w:rsidRPr="002733A1" w:rsidRDefault="00C906AE" w:rsidP="00C906AE">
            <w:pPr>
              <w:spacing w:after="0" w:line="240" w:lineRule="auto"/>
              <w:rPr>
                <w:ins w:id="1141" w:author="Emanuele Massaro [2]" w:date="2025-11-10T13:21:00Z"/>
                <w:rFonts w:eastAsia="Times New Roman" w:cs="Times New Roman"/>
                <w:sz w:val="22"/>
                <w:lang w:eastAsia="en-GB"/>
                <w:rPrChange w:id="1142" w:author="Emanuele Massaro [2]" w:date="2025-11-10T13:22:00Z">
                  <w:rPr>
                    <w:ins w:id="1143" w:author="Emanuele Massaro [2]" w:date="2025-11-10T13:21:00Z"/>
                    <w:rFonts w:eastAsia="Times New Roman" w:cs="Times New Roman"/>
                    <w:szCs w:val="24"/>
                    <w:lang w:eastAsia="en-GB"/>
                  </w:rPr>
                </w:rPrChange>
              </w:rPr>
            </w:pPr>
            <w:ins w:id="1144" w:author="Emanuele Massaro [2]" w:date="2025-11-10T14:50:00Z">
              <w:r w:rsidRPr="004F0B38">
                <w:t>F p-value</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2AE95D5" w14:textId="1971A258" w:rsidR="00C906AE" w:rsidRPr="002733A1" w:rsidRDefault="00C906AE" w:rsidP="00C906AE">
            <w:pPr>
              <w:spacing w:after="0" w:line="240" w:lineRule="auto"/>
              <w:rPr>
                <w:ins w:id="1145" w:author="Emanuele Massaro [2]" w:date="2025-11-10T13:21:00Z"/>
                <w:rFonts w:eastAsia="Times New Roman" w:cs="Times New Roman"/>
                <w:sz w:val="22"/>
                <w:lang w:eastAsia="en-GB"/>
                <w:rPrChange w:id="1146" w:author="Emanuele Massaro [2]" w:date="2025-11-10T13:22:00Z">
                  <w:rPr>
                    <w:ins w:id="1147" w:author="Emanuele Massaro [2]" w:date="2025-11-10T13:21:00Z"/>
                    <w:rFonts w:eastAsia="Times New Roman" w:cs="Times New Roman"/>
                    <w:szCs w:val="24"/>
                    <w:lang w:eastAsia="en-GB"/>
                  </w:rPr>
                </w:rPrChange>
              </w:rPr>
            </w:pPr>
            <w:ins w:id="1148" w:author="Emanuele Massaro [2]" w:date="2025-11-10T14:50:00Z">
              <w:r w:rsidRPr="004F0B38">
                <w:t>&lt;.001</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5EB6FC8C" w14:textId="376DC23E" w:rsidR="00C906AE" w:rsidRPr="002733A1" w:rsidRDefault="00C906AE" w:rsidP="00C906AE">
            <w:pPr>
              <w:spacing w:after="0" w:line="240" w:lineRule="auto"/>
              <w:rPr>
                <w:ins w:id="1149" w:author="Emanuele Massaro [2]" w:date="2025-11-10T13:21:00Z"/>
                <w:rFonts w:eastAsia="Times New Roman" w:cs="Times New Roman"/>
                <w:sz w:val="22"/>
                <w:lang w:eastAsia="en-GB"/>
                <w:rPrChange w:id="1150" w:author="Emanuele Massaro [2]" w:date="2025-11-10T13:22:00Z">
                  <w:rPr>
                    <w:ins w:id="1151" w:author="Emanuele Massaro [2]" w:date="2025-11-10T13:21:00Z"/>
                    <w:rFonts w:eastAsia="Times New Roman" w:cs="Times New Roman"/>
                    <w:szCs w:val="24"/>
                    <w:lang w:eastAsia="en-GB"/>
                  </w:rPr>
                </w:rPrChange>
              </w:rPr>
            </w:pPr>
          </w:p>
        </w:tc>
      </w:tr>
      <w:tr w:rsidR="00C906AE" w:rsidRPr="002733A1" w14:paraId="56DFD8B5"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52"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7525EA42" w14:textId="0383EE63" w:rsidR="00C906AE" w:rsidRPr="002733A1" w:rsidRDefault="00C906AE" w:rsidP="00C906AE">
            <w:pPr>
              <w:spacing w:after="0" w:line="240" w:lineRule="auto"/>
              <w:rPr>
                <w:ins w:id="1153" w:author="Emanuele Massaro [2]" w:date="2025-11-10T13:21:00Z"/>
                <w:rFonts w:eastAsia="Times New Roman" w:cs="Times New Roman"/>
                <w:sz w:val="22"/>
                <w:lang w:eastAsia="en-GB"/>
                <w:rPrChange w:id="1154" w:author="Emanuele Massaro [2]" w:date="2025-11-10T13:22:00Z">
                  <w:rPr>
                    <w:ins w:id="1155" w:author="Emanuele Massaro [2]" w:date="2025-11-10T13:21:00Z"/>
                    <w:rFonts w:eastAsia="Times New Roman" w:cs="Times New Roman"/>
                    <w:szCs w:val="24"/>
                    <w:lang w:eastAsia="en-GB"/>
                  </w:rPr>
                </w:rPrChange>
              </w:rPr>
            </w:pPr>
            <w:ins w:id="1156" w:author="Emanuele Massaro [2]" w:date="2025-11-10T14:50:00Z">
              <w:r w:rsidRPr="004F0B38">
                <w:t>AICc</w:t>
              </w:r>
            </w:ins>
          </w:p>
        </w:tc>
        <w:tc>
          <w:tcPr>
            <w:tcW w:w="0" w:type="auto"/>
            <w:gridSpan w:val="3"/>
            <w:tcBorders>
              <w:top w:val="single" w:sz="4" w:space="0" w:color="auto"/>
              <w:left w:val="single" w:sz="4" w:space="0" w:color="auto"/>
              <w:bottom w:val="single" w:sz="4" w:space="0" w:color="auto"/>
              <w:right w:val="single" w:sz="4" w:space="0" w:color="auto"/>
            </w:tcBorders>
            <w:hideMark/>
          </w:tcPr>
          <w:p w14:paraId="4A98D71E" w14:textId="479AAE62" w:rsidR="00C906AE" w:rsidRPr="002733A1" w:rsidRDefault="00C906AE" w:rsidP="00C906AE">
            <w:pPr>
              <w:spacing w:after="0" w:line="240" w:lineRule="auto"/>
              <w:rPr>
                <w:ins w:id="1157" w:author="Emanuele Massaro [2]" w:date="2025-11-10T13:21:00Z"/>
                <w:rFonts w:eastAsia="Times New Roman" w:cs="Times New Roman"/>
                <w:sz w:val="22"/>
                <w:lang w:eastAsia="en-GB"/>
                <w:rPrChange w:id="1158" w:author="Emanuele Massaro [2]" w:date="2025-11-10T13:22:00Z">
                  <w:rPr>
                    <w:ins w:id="1159" w:author="Emanuele Massaro [2]" w:date="2025-11-10T13:21:00Z"/>
                    <w:rFonts w:eastAsia="Times New Roman" w:cs="Times New Roman"/>
                    <w:szCs w:val="24"/>
                    <w:lang w:eastAsia="en-GB"/>
                  </w:rPr>
                </w:rPrChange>
              </w:rPr>
            </w:pPr>
            <w:ins w:id="1160" w:author="Emanuele Massaro [2]" w:date="2025-11-10T14:50:00Z">
              <w:r w:rsidRPr="004F0B38">
                <w:t>2632.579</w:t>
              </w:r>
            </w:ins>
          </w:p>
        </w:tc>
        <w:tc>
          <w:tcPr>
            <w:tcW w:w="1683" w:type="dxa"/>
            <w:gridSpan w:val="3"/>
            <w:tcBorders>
              <w:top w:val="single" w:sz="4" w:space="0" w:color="auto"/>
              <w:left w:val="single" w:sz="4" w:space="0" w:color="auto"/>
              <w:bottom w:val="single" w:sz="4" w:space="0" w:color="auto"/>
              <w:right w:val="single" w:sz="4" w:space="0" w:color="auto"/>
            </w:tcBorders>
            <w:hideMark/>
          </w:tcPr>
          <w:p w14:paraId="64817E86" w14:textId="48E41222" w:rsidR="00C906AE" w:rsidRPr="002733A1" w:rsidRDefault="00C906AE" w:rsidP="00C906AE">
            <w:pPr>
              <w:spacing w:after="0" w:line="240" w:lineRule="auto"/>
              <w:rPr>
                <w:ins w:id="1161" w:author="Emanuele Massaro [2]" w:date="2025-11-10T13:21:00Z"/>
                <w:rFonts w:eastAsia="Times New Roman" w:cs="Times New Roman"/>
                <w:sz w:val="22"/>
                <w:lang w:eastAsia="en-GB"/>
                <w:rPrChange w:id="1162" w:author="Emanuele Massaro [2]" w:date="2025-11-10T13:22:00Z">
                  <w:rPr>
                    <w:ins w:id="1163" w:author="Emanuele Massaro [2]" w:date="2025-11-10T13:21:00Z"/>
                    <w:rFonts w:eastAsia="Times New Roman" w:cs="Times New Roman"/>
                    <w:szCs w:val="24"/>
                    <w:lang w:eastAsia="en-GB"/>
                  </w:rPr>
                </w:rPrChange>
              </w:rPr>
            </w:pPr>
            <w:ins w:id="1164" w:author="Emanuele Massaro [2]" w:date="2025-11-10T14:50:00Z">
              <w:r w:rsidRPr="004F0B38">
                <w:t>2089.216</w:t>
              </w:r>
            </w:ins>
          </w:p>
        </w:tc>
      </w:tr>
      <w:tr w:rsidR="00C906AE" w:rsidRPr="002733A1" w14:paraId="5B2E8981"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65"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4898586" w14:textId="5265B7E5" w:rsidR="00C906AE" w:rsidRPr="002733A1" w:rsidRDefault="00C906AE" w:rsidP="00C906AE">
            <w:pPr>
              <w:spacing w:after="0" w:line="240" w:lineRule="auto"/>
              <w:rPr>
                <w:ins w:id="1166" w:author="Emanuele Massaro [2]" w:date="2025-11-10T13:21:00Z"/>
                <w:rFonts w:eastAsia="Times New Roman" w:cs="Times New Roman"/>
                <w:sz w:val="22"/>
                <w:lang w:eastAsia="en-GB"/>
                <w:rPrChange w:id="1167" w:author="Emanuele Massaro [2]" w:date="2025-11-10T13:22:00Z">
                  <w:rPr>
                    <w:ins w:id="1168" w:author="Emanuele Massaro [2]" w:date="2025-11-10T13:21:00Z"/>
                    <w:rFonts w:eastAsia="Times New Roman" w:cs="Times New Roman"/>
                    <w:szCs w:val="24"/>
                    <w:lang w:eastAsia="en-GB"/>
                  </w:rPr>
                </w:rPrChange>
              </w:rPr>
            </w:pPr>
            <w:ins w:id="1169" w:author="Emanuele Massaro [2]" w:date="2025-11-10T14:50:00Z">
              <w:r w:rsidRPr="004F0B38">
                <w:t>Local R² P2.5</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AD4437E" w14:textId="234C9F4A" w:rsidR="00C906AE" w:rsidRPr="002733A1" w:rsidRDefault="00C906AE" w:rsidP="00C906AE">
            <w:pPr>
              <w:spacing w:after="0" w:line="240" w:lineRule="auto"/>
              <w:rPr>
                <w:ins w:id="1170" w:author="Emanuele Massaro [2]" w:date="2025-11-10T13:21:00Z"/>
                <w:rFonts w:eastAsia="Times New Roman" w:cs="Times New Roman"/>
                <w:sz w:val="22"/>
                <w:lang w:eastAsia="en-GB"/>
                <w:rPrChange w:id="1171" w:author="Emanuele Massaro [2]" w:date="2025-11-10T13:22:00Z">
                  <w:rPr>
                    <w:ins w:id="1172"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0C2DFC23" w14:textId="2CF5F284" w:rsidR="00C906AE" w:rsidRPr="002733A1" w:rsidRDefault="00C906AE" w:rsidP="00C906AE">
            <w:pPr>
              <w:spacing w:after="0" w:line="240" w:lineRule="auto"/>
              <w:rPr>
                <w:ins w:id="1173" w:author="Emanuele Massaro [2]" w:date="2025-11-10T13:21:00Z"/>
                <w:rFonts w:eastAsia="Times New Roman" w:cs="Times New Roman"/>
                <w:sz w:val="22"/>
                <w:lang w:eastAsia="en-GB"/>
                <w:rPrChange w:id="1174" w:author="Emanuele Massaro [2]" w:date="2025-11-10T13:22:00Z">
                  <w:rPr>
                    <w:ins w:id="1175" w:author="Emanuele Massaro [2]" w:date="2025-11-10T13:21:00Z"/>
                    <w:rFonts w:eastAsia="Times New Roman" w:cs="Times New Roman"/>
                    <w:szCs w:val="24"/>
                    <w:lang w:eastAsia="en-GB"/>
                  </w:rPr>
                </w:rPrChange>
              </w:rPr>
            </w:pPr>
            <w:ins w:id="1176" w:author="Emanuele Massaro [2]" w:date="2025-11-10T14:50:00Z">
              <w:r w:rsidRPr="004F0B38">
                <w:t>0.55</w:t>
              </w:r>
            </w:ins>
          </w:p>
        </w:tc>
      </w:tr>
      <w:tr w:rsidR="00C906AE" w:rsidRPr="002733A1" w14:paraId="258E146C"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77"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235DFBF2" w14:textId="1E8396A4" w:rsidR="00C906AE" w:rsidRPr="002733A1" w:rsidRDefault="00C906AE" w:rsidP="00C906AE">
            <w:pPr>
              <w:spacing w:after="0" w:line="240" w:lineRule="auto"/>
              <w:rPr>
                <w:ins w:id="1178" w:author="Emanuele Massaro [2]" w:date="2025-11-10T13:21:00Z"/>
                <w:rFonts w:eastAsia="Times New Roman" w:cs="Times New Roman"/>
                <w:sz w:val="22"/>
                <w:lang w:eastAsia="en-GB"/>
                <w:rPrChange w:id="1179" w:author="Emanuele Massaro [2]" w:date="2025-11-10T13:22:00Z">
                  <w:rPr>
                    <w:ins w:id="1180" w:author="Emanuele Massaro [2]" w:date="2025-11-10T13:21:00Z"/>
                    <w:rFonts w:eastAsia="Times New Roman" w:cs="Times New Roman"/>
                    <w:szCs w:val="24"/>
                    <w:lang w:eastAsia="en-GB"/>
                  </w:rPr>
                </w:rPrChange>
              </w:rPr>
            </w:pPr>
            <w:ins w:id="1181" w:author="Emanuele Massaro [2]" w:date="2025-11-10T14:50:00Z">
              <w:r w:rsidRPr="004F0B38">
                <w:t>Local R² P97.5</w:t>
              </w:r>
            </w:ins>
          </w:p>
        </w:tc>
        <w:tc>
          <w:tcPr>
            <w:tcW w:w="0" w:type="auto"/>
            <w:gridSpan w:val="3"/>
            <w:tcBorders>
              <w:top w:val="single" w:sz="4" w:space="0" w:color="auto"/>
              <w:left w:val="single" w:sz="4" w:space="0" w:color="auto"/>
              <w:bottom w:val="single" w:sz="4" w:space="0" w:color="auto"/>
              <w:right w:val="single" w:sz="4" w:space="0" w:color="auto"/>
            </w:tcBorders>
            <w:hideMark/>
          </w:tcPr>
          <w:p w14:paraId="679743D6" w14:textId="3936D6E3" w:rsidR="00C906AE" w:rsidRPr="002733A1" w:rsidRDefault="00C906AE" w:rsidP="00C906AE">
            <w:pPr>
              <w:spacing w:after="0" w:line="240" w:lineRule="auto"/>
              <w:rPr>
                <w:ins w:id="1182" w:author="Emanuele Massaro [2]" w:date="2025-11-10T13:21:00Z"/>
                <w:rFonts w:eastAsia="Times New Roman" w:cs="Times New Roman"/>
                <w:sz w:val="22"/>
                <w:lang w:eastAsia="en-GB"/>
                <w:rPrChange w:id="1183" w:author="Emanuele Massaro [2]" w:date="2025-11-10T13:22:00Z">
                  <w:rPr>
                    <w:ins w:id="1184"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3112492D" w14:textId="61AE9521" w:rsidR="00C906AE" w:rsidRPr="002733A1" w:rsidRDefault="00C906AE" w:rsidP="00C906AE">
            <w:pPr>
              <w:spacing w:after="0" w:line="240" w:lineRule="auto"/>
              <w:rPr>
                <w:ins w:id="1185" w:author="Emanuele Massaro [2]" w:date="2025-11-10T13:21:00Z"/>
                <w:rFonts w:eastAsia="Times New Roman" w:cs="Times New Roman"/>
                <w:sz w:val="22"/>
                <w:lang w:eastAsia="en-GB"/>
                <w:rPrChange w:id="1186" w:author="Emanuele Massaro [2]" w:date="2025-11-10T13:22:00Z">
                  <w:rPr>
                    <w:ins w:id="1187" w:author="Emanuele Massaro [2]" w:date="2025-11-10T13:21:00Z"/>
                    <w:rFonts w:eastAsia="Times New Roman" w:cs="Times New Roman"/>
                    <w:szCs w:val="24"/>
                    <w:lang w:eastAsia="en-GB"/>
                  </w:rPr>
                </w:rPrChange>
              </w:rPr>
            </w:pPr>
            <w:ins w:id="1188" w:author="Emanuele Massaro [2]" w:date="2025-11-10T14:50:00Z">
              <w:r w:rsidRPr="004F0B38">
                <w:t>0.78</w:t>
              </w:r>
            </w:ins>
          </w:p>
        </w:tc>
      </w:tr>
      <w:tr w:rsidR="00C906AE" w:rsidRPr="002733A1" w14:paraId="2D9604B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189"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56B23B3D" w14:textId="5A5CF5B3" w:rsidR="00C906AE" w:rsidRPr="002733A1" w:rsidRDefault="00C906AE" w:rsidP="00C906AE">
            <w:pPr>
              <w:spacing w:after="0" w:line="240" w:lineRule="auto"/>
              <w:rPr>
                <w:ins w:id="1190" w:author="Emanuele Massaro [2]" w:date="2025-11-10T13:21:00Z"/>
                <w:rFonts w:eastAsia="Times New Roman" w:cs="Times New Roman"/>
                <w:sz w:val="22"/>
                <w:lang w:eastAsia="en-GB"/>
                <w:rPrChange w:id="1191" w:author="Emanuele Massaro [2]" w:date="2025-11-10T13:22:00Z">
                  <w:rPr>
                    <w:ins w:id="1192" w:author="Emanuele Massaro [2]" w:date="2025-11-10T13:21:00Z"/>
                    <w:rFonts w:eastAsia="Times New Roman" w:cs="Times New Roman"/>
                    <w:szCs w:val="24"/>
                    <w:lang w:eastAsia="en-GB"/>
                  </w:rPr>
                </w:rPrChange>
              </w:rPr>
            </w:pPr>
            <w:ins w:id="1193" w:author="Emanuele Massaro [2]" w:date="2025-11-10T14:50:00Z">
              <w:r w:rsidRPr="004F0B38">
                <w:t>Local R² Mean</w:t>
              </w:r>
            </w:ins>
          </w:p>
        </w:tc>
        <w:tc>
          <w:tcPr>
            <w:tcW w:w="0" w:type="auto"/>
            <w:gridSpan w:val="3"/>
            <w:tcBorders>
              <w:top w:val="single" w:sz="4" w:space="0" w:color="auto"/>
              <w:left w:val="single" w:sz="4" w:space="0" w:color="auto"/>
              <w:bottom w:val="single" w:sz="4" w:space="0" w:color="auto"/>
              <w:right w:val="single" w:sz="4" w:space="0" w:color="auto"/>
            </w:tcBorders>
            <w:hideMark/>
          </w:tcPr>
          <w:p w14:paraId="0E97825B" w14:textId="3B4AC3AC" w:rsidR="00C906AE" w:rsidRPr="002733A1" w:rsidRDefault="00C906AE" w:rsidP="00C906AE">
            <w:pPr>
              <w:spacing w:after="0" w:line="240" w:lineRule="auto"/>
              <w:rPr>
                <w:ins w:id="1194" w:author="Emanuele Massaro [2]" w:date="2025-11-10T13:21:00Z"/>
                <w:rFonts w:eastAsia="Times New Roman" w:cs="Times New Roman"/>
                <w:sz w:val="22"/>
                <w:lang w:eastAsia="en-GB"/>
                <w:rPrChange w:id="1195" w:author="Emanuele Massaro [2]" w:date="2025-11-10T13:22:00Z">
                  <w:rPr>
                    <w:ins w:id="1196"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6570A5D0" w14:textId="10715258" w:rsidR="00C906AE" w:rsidRPr="002733A1" w:rsidRDefault="00C906AE" w:rsidP="00C906AE">
            <w:pPr>
              <w:spacing w:after="0" w:line="240" w:lineRule="auto"/>
              <w:rPr>
                <w:ins w:id="1197" w:author="Emanuele Massaro [2]" w:date="2025-11-10T13:21:00Z"/>
                <w:rFonts w:eastAsia="Times New Roman" w:cs="Times New Roman"/>
                <w:sz w:val="22"/>
                <w:lang w:eastAsia="en-GB"/>
                <w:rPrChange w:id="1198" w:author="Emanuele Massaro [2]" w:date="2025-11-10T13:22:00Z">
                  <w:rPr>
                    <w:ins w:id="1199" w:author="Emanuele Massaro [2]" w:date="2025-11-10T13:21:00Z"/>
                    <w:rFonts w:eastAsia="Times New Roman" w:cs="Times New Roman"/>
                    <w:szCs w:val="24"/>
                    <w:lang w:eastAsia="en-GB"/>
                  </w:rPr>
                </w:rPrChange>
              </w:rPr>
            </w:pPr>
            <w:ins w:id="1200" w:author="Emanuele Massaro [2]" w:date="2025-11-10T14:50:00Z">
              <w:r w:rsidRPr="004F0B38">
                <w:t>0.69</w:t>
              </w:r>
            </w:ins>
          </w:p>
        </w:tc>
      </w:tr>
      <w:tr w:rsidR="00C906AE" w:rsidRPr="002733A1" w14:paraId="48469957" w14:textId="77777777" w:rsidTr="00C906AE">
        <w:tblPrEx>
          <w:tblCellSpacing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5" w:type="dxa"/>
            <w:left w:w="15" w:type="dxa"/>
            <w:bottom w:w="15" w:type="dxa"/>
            <w:right w:w="15" w:type="dxa"/>
          </w:tblCellMar>
        </w:tblPrEx>
        <w:trPr>
          <w:gridAfter w:val="4"/>
          <w:wAfter w:w="3633" w:type="dxa"/>
          <w:tblCellSpacing w:w="15" w:type="dxa"/>
          <w:ins w:id="1201" w:author="Emanuele Massaro [2]" w:date="2025-11-10T13:21:00Z"/>
        </w:trPr>
        <w:tc>
          <w:tcPr>
            <w:tcW w:w="0" w:type="auto"/>
            <w:gridSpan w:val="2"/>
            <w:tcBorders>
              <w:top w:val="single" w:sz="4" w:space="0" w:color="auto"/>
              <w:left w:val="single" w:sz="4" w:space="0" w:color="auto"/>
              <w:bottom w:val="single" w:sz="4" w:space="0" w:color="auto"/>
              <w:right w:val="single" w:sz="4" w:space="0" w:color="auto"/>
            </w:tcBorders>
            <w:hideMark/>
          </w:tcPr>
          <w:p w14:paraId="6F3FA663" w14:textId="0D6CCC90" w:rsidR="00C906AE" w:rsidRPr="002733A1" w:rsidRDefault="00C906AE" w:rsidP="00C906AE">
            <w:pPr>
              <w:spacing w:after="0" w:line="240" w:lineRule="auto"/>
              <w:rPr>
                <w:ins w:id="1202" w:author="Emanuele Massaro [2]" w:date="2025-11-10T13:21:00Z"/>
                <w:rFonts w:eastAsia="Times New Roman" w:cs="Times New Roman"/>
                <w:sz w:val="22"/>
                <w:lang w:eastAsia="en-GB"/>
                <w:rPrChange w:id="1203" w:author="Emanuele Massaro [2]" w:date="2025-11-10T13:22:00Z">
                  <w:rPr>
                    <w:ins w:id="1204" w:author="Emanuele Massaro [2]" w:date="2025-11-10T13:21:00Z"/>
                    <w:rFonts w:eastAsia="Times New Roman" w:cs="Times New Roman"/>
                    <w:szCs w:val="24"/>
                    <w:lang w:eastAsia="en-GB"/>
                  </w:rPr>
                </w:rPrChange>
              </w:rPr>
            </w:pPr>
            <w:ins w:id="1205" w:author="Emanuele Massaro [2]" w:date="2025-11-10T14:50:00Z">
              <w:r w:rsidRPr="004F0B38">
                <w:t>Local R² Median</w:t>
              </w:r>
            </w:ins>
          </w:p>
        </w:tc>
        <w:tc>
          <w:tcPr>
            <w:tcW w:w="0" w:type="auto"/>
            <w:gridSpan w:val="3"/>
            <w:tcBorders>
              <w:top w:val="single" w:sz="4" w:space="0" w:color="auto"/>
              <w:left w:val="single" w:sz="4" w:space="0" w:color="auto"/>
              <w:bottom w:val="single" w:sz="4" w:space="0" w:color="auto"/>
              <w:right w:val="single" w:sz="4" w:space="0" w:color="auto"/>
            </w:tcBorders>
            <w:hideMark/>
          </w:tcPr>
          <w:p w14:paraId="77DF0FDC" w14:textId="21F05AE0" w:rsidR="00C906AE" w:rsidRPr="002733A1" w:rsidRDefault="00C906AE" w:rsidP="00C906AE">
            <w:pPr>
              <w:spacing w:after="0" w:line="240" w:lineRule="auto"/>
              <w:rPr>
                <w:ins w:id="1206" w:author="Emanuele Massaro [2]" w:date="2025-11-10T13:21:00Z"/>
                <w:rFonts w:eastAsia="Times New Roman" w:cs="Times New Roman"/>
                <w:sz w:val="22"/>
                <w:lang w:eastAsia="en-GB"/>
                <w:rPrChange w:id="1207" w:author="Emanuele Massaro [2]" w:date="2025-11-10T13:22:00Z">
                  <w:rPr>
                    <w:ins w:id="1208" w:author="Emanuele Massaro [2]" w:date="2025-11-10T13:21:00Z"/>
                    <w:rFonts w:eastAsia="Times New Roman" w:cs="Times New Roman"/>
                    <w:szCs w:val="24"/>
                    <w:lang w:eastAsia="en-GB"/>
                  </w:rPr>
                </w:rPrChange>
              </w:rPr>
            </w:pPr>
          </w:p>
        </w:tc>
        <w:tc>
          <w:tcPr>
            <w:tcW w:w="1683" w:type="dxa"/>
            <w:gridSpan w:val="3"/>
            <w:tcBorders>
              <w:top w:val="single" w:sz="4" w:space="0" w:color="auto"/>
              <w:left w:val="single" w:sz="4" w:space="0" w:color="auto"/>
              <w:bottom w:val="single" w:sz="4" w:space="0" w:color="auto"/>
              <w:right w:val="single" w:sz="4" w:space="0" w:color="auto"/>
            </w:tcBorders>
            <w:hideMark/>
          </w:tcPr>
          <w:p w14:paraId="43705A57" w14:textId="4737EFB4" w:rsidR="00C906AE" w:rsidRPr="002733A1" w:rsidRDefault="00C906AE" w:rsidP="00C906AE">
            <w:pPr>
              <w:spacing w:after="0" w:line="240" w:lineRule="auto"/>
              <w:rPr>
                <w:ins w:id="1209" w:author="Emanuele Massaro [2]" w:date="2025-11-10T13:21:00Z"/>
                <w:rFonts w:eastAsia="Times New Roman" w:cs="Times New Roman"/>
                <w:sz w:val="22"/>
                <w:lang w:eastAsia="en-GB"/>
                <w:rPrChange w:id="1210" w:author="Emanuele Massaro [2]" w:date="2025-11-10T13:22:00Z">
                  <w:rPr>
                    <w:ins w:id="1211" w:author="Emanuele Massaro [2]" w:date="2025-11-10T13:21:00Z"/>
                    <w:rFonts w:eastAsia="Times New Roman" w:cs="Times New Roman"/>
                    <w:szCs w:val="24"/>
                    <w:lang w:eastAsia="en-GB"/>
                  </w:rPr>
                </w:rPrChange>
              </w:rPr>
            </w:pPr>
            <w:ins w:id="1212" w:author="Emanuele Massaro [2]" w:date="2025-11-10T14:50:00Z">
              <w:r w:rsidRPr="004F0B38">
                <w:t>0.7</w:t>
              </w:r>
            </w:ins>
          </w:p>
        </w:tc>
      </w:tr>
    </w:tbl>
    <w:p w14:paraId="0C6CB5C7" w14:textId="77777777" w:rsidR="00902D14" w:rsidRPr="00D00300" w:rsidRDefault="00902D14" w:rsidP="00902D14">
      <w:pPr>
        <w:pStyle w:val="NoSpacing"/>
        <w:rPr>
          <w:lang w:val="en-IE"/>
        </w:rPr>
      </w:pPr>
    </w:p>
    <w:p w14:paraId="1C215826" w14:textId="7C65C0CA" w:rsidR="009C44BD" w:rsidDel="00DD564E" w:rsidRDefault="009C44BD" w:rsidP="00E537D0">
      <w:pPr>
        <w:pStyle w:val="NoSpacing"/>
        <w:rPr>
          <w:moveFrom w:id="1213" w:author="Emanuele Massaro" w:date="2025-10-22T16:18:00Z"/>
          <w:lang w:val="en-IE"/>
        </w:rPr>
      </w:pPr>
      <w:moveFromRangeStart w:id="1214" w:author="Emanuele Massaro" w:date="2025-10-22T16:18:00Z" w:name="move212042353"/>
      <w:moveFrom w:id="1215" w:author="Emanuele Massaro" w:date="2025-10-22T16:18:00Z">
        <w:r w:rsidRPr="00D00300" w:rsidDel="00DD564E">
          <w:rPr>
            <w:lang w:val="en-IE"/>
          </w:rPr>
          <w:t>The average GDP per capita ranged between 2,567 Euro/person and 163,117 Euro/person (median 25,500 and mean 26,441 Euro/person); the provinces with the highest gross-domestic product were the Swiss provinces of Basel and Zug (163,117 and</w:t>
        </w:r>
        <w:r w:rsidRPr="00D00300" w:rsidDel="00DD564E">
          <w:t xml:space="preserve"> </w:t>
        </w:r>
        <w:r w:rsidRPr="00D00300" w:rsidDel="00DD564E">
          <w:rPr>
            <w:lang w:val="en-IE"/>
          </w:rPr>
          <w:t xml:space="preserve">138,250 Euro/person, respectively), and the German province of Wolfsburg (162,300 Euro/person) (Figure 2, Supplementary material – Table S1). </w:t>
        </w:r>
      </w:moveFrom>
    </w:p>
    <w:p w14:paraId="652EFCFC" w14:textId="378A0FD8" w:rsidR="00806D7B" w:rsidRPr="00D00300" w:rsidDel="00027E2C" w:rsidRDefault="00806D7B" w:rsidP="00806D7B">
      <w:pPr>
        <w:tabs>
          <w:tab w:val="left" w:pos="2332"/>
        </w:tabs>
        <w:jc w:val="center"/>
        <w:rPr>
          <w:moveFrom w:id="1216" w:author="Emanuele Massaro" w:date="2025-10-22T16:21:00Z"/>
          <w:rFonts w:cs="Times New Roman"/>
          <w:sz w:val="16"/>
          <w:szCs w:val="20"/>
          <w:lang w:val="en-IE"/>
        </w:rPr>
      </w:pPr>
      <w:moveFromRangeStart w:id="1217" w:author="Emanuele Massaro" w:date="2025-10-22T16:21:00Z" w:name="move212042526"/>
      <w:moveFromRangeEnd w:id="1214"/>
      <w:moveFrom w:id="1218" w:author="Emanuele Massaro" w:date="2025-10-22T16:21:00Z">
        <w:r w:rsidRPr="00D00300" w:rsidDel="00027E2C">
          <w:rPr>
            <w:rFonts w:cs="Times New Roman"/>
            <w:noProof/>
            <w:sz w:val="16"/>
            <w:szCs w:val="20"/>
            <w:lang w:val="en-IE"/>
          </w:rPr>
          <w:drawing>
            <wp:inline distT="0" distB="0" distL="0" distR="0" wp14:anchorId="27E473CF" wp14:editId="023B8D9E">
              <wp:extent cx="5731510" cy="5371465"/>
              <wp:effectExtent l="0" t="0" r="0" b="635"/>
              <wp:docPr id="150933185"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moveFrom>
    </w:p>
    <w:p w14:paraId="56AC37C5" w14:textId="4F8CEDB9" w:rsidR="00806D7B" w:rsidRPr="00806D7B" w:rsidDel="00027E2C" w:rsidRDefault="00806D7B" w:rsidP="00806D7B">
      <w:pPr>
        <w:tabs>
          <w:tab w:val="left" w:pos="2332"/>
        </w:tabs>
        <w:spacing w:line="276" w:lineRule="auto"/>
        <w:jc w:val="both"/>
        <w:rPr>
          <w:moveFrom w:id="1219" w:author="Emanuele Massaro" w:date="2025-10-22T16:21:00Z"/>
          <w:rFonts w:cs="Times New Roman"/>
          <w:szCs w:val="24"/>
          <w:lang w:val="en-IE"/>
        </w:rPr>
      </w:pPr>
      <w:moveFrom w:id="1220" w:author="Emanuele Massaro" w:date="2025-10-22T16:21:00Z">
        <w:r w:rsidRPr="00806D7B" w:rsidDel="00027E2C">
          <w:rPr>
            <w:rFonts w:cs="Times New Roman"/>
            <w:b/>
            <w:szCs w:val="24"/>
            <w:lang w:val="en-IE"/>
          </w:rPr>
          <w:t>Figure 2</w:t>
        </w:r>
        <w:r w:rsidRPr="00806D7B" w:rsidDel="00027E2C">
          <w:rPr>
            <w:rFonts w:cs="Times New Roman"/>
            <w:szCs w:val="24"/>
            <w:lang w:val="en-IE"/>
          </w:rPr>
          <w:t xml:space="preserve">. </w:t>
        </w:r>
        <w:r w:rsidRPr="00806D7B" w:rsidDel="00027E2C">
          <w:rPr>
            <w:rFonts w:cs="Times New Roman"/>
            <w:b/>
            <w:bCs/>
            <w:szCs w:val="24"/>
            <w:lang w:val="en-IE"/>
          </w:rPr>
          <w:t>Descriptive statistics of the covariates potentially associated factors</w:t>
        </w:r>
        <w:r w:rsidRPr="00806D7B" w:rsidDel="00027E2C">
          <w:rPr>
            <w:rFonts w:cs="Times New Roman"/>
            <w:szCs w:val="24"/>
            <w:lang w:val="en-IE"/>
          </w:rPr>
          <w:t>. A Distribution of the different land cover variable throughout the entire area of interest (up). B spatial distribution of main land cover variable per each NUTS3 level . C) Spatial distribution of population density and D) gross-domestic product per person (GDP per capita).</w:t>
        </w:r>
      </w:moveFrom>
    </w:p>
    <w:moveFromRangeEnd w:id="1217"/>
    <w:p w14:paraId="0CED5E4E" w14:textId="77777777" w:rsidR="00806D7B" w:rsidRPr="00D00300" w:rsidRDefault="00806D7B" w:rsidP="00E537D0">
      <w:pPr>
        <w:pStyle w:val="NoSpacing"/>
        <w:rPr>
          <w:lang w:val="en-IE"/>
        </w:rPr>
      </w:pPr>
    </w:p>
    <w:p w14:paraId="1465C79D" w14:textId="77777777" w:rsidR="00806D7B" w:rsidDel="00CC7A4F" w:rsidRDefault="00806D7B" w:rsidP="00E537D0">
      <w:pPr>
        <w:pStyle w:val="NoSpacing"/>
        <w:rPr>
          <w:del w:id="1221" w:author="Emanuele Massaro [2]" w:date="2025-11-10T15:58:00Z"/>
          <w:b/>
          <w:bCs/>
          <w:lang w:val="en-IE"/>
        </w:rPr>
      </w:pPr>
    </w:p>
    <w:p w14:paraId="75EAC3F5" w14:textId="77777777" w:rsidR="00027E2C" w:rsidDel="009D1CC5" w:rsidRDefault="00027E2C" w:rsidP="00E537D0">
      <w:pPr>
        <w:pStyle w:val="NoSpacing"/>
        <w:rPr>
          <w:ins w:id="1222" w:author="Emanuele Massaro" w:date="2025-10-22T16:21:00Z"/>
          <w:del w:id="1223" w:author="Emanuele Massaro [2]" w:date="2025-11-10T13:25:00Z"/>
          <w:b/>
          <w:bCs/>
          <w:lang w:val="en-IE"/>
        </w:rPr>
      </w:pPr>
    </w:p>
    <w:p w14:paraId="5C42B159" w14:textId="29C3C6E1" w:rsidR="00CC7A4F" w:rsidRPr="00CC7A4F" w:rsidRDefault="0024779E" w:rsidP="00CC7A4F">
      <w:pPr>
        <w:pStyle w:val="NoSpacing"/>
        <w:rPr>
          <w:ins w:id="1224" w:author="Emanuele Massaro [2]" w:date="2025-11-10T15:58:00Z"/>
          <w:b/>
          <w:bCs/>
          <w:lang w:val="en-IE"/>
          <w:rPrChange w:id="1225" w:author="Emanuele Massaro [2]" w:date="2025-11-10T15:58:00Z">
            <w:rPr>
              <w:ins w:id="1226" w:author="Emanuele Massaro [2]" w:date="2025-11-10T15:58:00Z"/>
              <w:lang w:val="en-IE"/>
            </w:rPr>
          </w:rPrChange>
        </w:rPr>
      </w:pPr>
      <w:r w:rsidRPr="00D00300">
        <w:rPr>
          <w:b/>
          <w:bCs/>
          <w:lang w:val="en-IE"/>
        </w:rPr>
        <w:t>R</w:t>
      </w:r>
      <w:r w:rsidR="008460A4" w:rsidRPr="00D00300">
        <w:rPr>
          <w:b/>
          <w:bCs/>
          <w:lang w:val="en-IE"/>
        </w:rPr>
        <w:t>egression analysis</w:t>
      </w:r>
    </w:p>
    <w:tbl>
      <w:tblPr>
        <w:tblStyle w:val="TableGrid"/>
        <w:tblW w:w="0" w:type="auto"/>
        <w:tblLook w:val="04A0" w:firstRow="1" w:lastRow="0" w:firstColumn="1" w:lastColumn="0" w:noHBand="0" w:noVBand="1"/>
      </w:tblPr>
      <w:tblGrid>
        <w:gridCol w:w="9016"/>
      </w:tblGrid>
      <w:tr w:rsidR="00CC7A4F" w14:paraId="16EE228D" w14:textId="77777777" w:rsidTr="00EC71C5">
        <w:trPr>
          <w:ins w:id="1227" w:author="Emanuele Massaro [2]" w:date="2025-11-10T15:58:00Z"/>
        </w:trPr>
        <w:tc>
          <w:tcPr>
            <w:tcW w:w="9016" w:type="dxa"/>
          </w:tcPr>
          <w:p w14:paraId="059A990C" w14:textId="77777777" w:rsidR="00CC7A4F" w:rsidRDefault="00CC7A4F" w:rsidP="00EC71C5">
            <w:pPr>
              <w:pStyle w:val="NoSpacing"/>
              <w:rPr>
                <w:ins w:id="1228" w:author="Emanuele Massaro [2]" w:date="2025-11-10T15:58:00Z"/>
                <w:lang w:val="en-IE"/>
              </w:rPr>
            </w:pPr>
            <w:ins w:id="1229" w:author="Emanuele Massaro [2]" w:date="2025-11-10T15:58:00Z">
              <w:r>
                <w:rPr>
                  <w:noProof/>
                  <w:lang w:val="en-IE"/>
                </w:rPr>
                <w:drawing>
                  <wp:inline distT="0" distB="0" distL="0" distR="0" wp14:anchorId="75CF5FEF" wp14:editId="2FA03B00">
                    <wp:extent cx="5600700" cy="42169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3689" cy="4219218"/>
                            </a:xfrm>
                            <a:prstGeom prst="rect">
                              <a:avLst/>
                            </a:prstGeom>
                          </pic:spPr>
                        </pic:pic>
                      </a:graphicData>
                    </a:graphic>
                  </wp:inline>
                </w:drawing>
              </w:r>
            </w:ins>
          </w:p>
        </w:tc>
      </w:tr>
      <w:tr w:rsidR="00CC7A4F" w14:paraId="2A2498E4" w14:textId="77777777" w:rsidTr="00EC71C5">
        <w:trPr>
          <w:ins w:id="1230" w:author="Emanuele Massaro [2]" w:date="2025-11-10T15:58:00Z"/>
        </w:trPr>
        <w:tc>
          <w:tcPr>
            <w:tcW w:w="9016" w:type="dxa"/>
          </w:tcPr>
          <w:p w14:paraId="48B02FBF" w14:textId="77777777" w:rsidR="00CC7A4F" w:rsidRDefault="00CC7A4F" w:rsidP="00EC71C5">
            <w:pPr>
              <w:pStyle w:val="NoSpacing"/>
              <w:rPr>
                <w:ins w:id="1231" w:author="Emanuele Massaro [2]" w:date="2025-11-10T15:58:00Z"/>
                <w:lang w:val="en-IE"/>
              </w:rPr>
            </w:pPr>
            <w:ins w:id="1232" w:author="Emanuele Massaro [2]" w:date="2025-11-10T15:58:00Z">
              <w:r>
                <w:rPr>
                  <w:noProof/>
                  <w:lang w:val="en-IE"/>
                </w:rPr>
                <w:drawing>
                  <wp:inline distT="0" distB="0" distL="0" distR="0" wp14:anchorId="31044D7C" wp14:editId="0D1D69C3">
                    <wp:extent cx="5577840" cy="1827969"/>
                    <wp:effectExtent l="0" t="0" r="381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5330" cy="1830424"/>
                            </a:xfrm>
                            <a:prstGeom prst="rect">
                              <a:avLst/>
                            </a:prstGeom>
                          </pic:spPr>
                        </pic:pic>
                      </a:graphicData>
                    </a:graphic>
                  </wp:inline>
                </w:drawing>
              </w:r>
            </w:ins>
          </w:p>
        </w:tc>
      </w:tr>
    </w:tbl>
    <w:p w14:paraId="590A28E3" w14:textId="77777777" w:rsidR="00CC7A4F" w:rsidRPr="007E64F4" w:rsidRDefault="00CC7A4F" w:rsidP="00CC7A4F">
      <w:pPr>
        <w:pStyle w:val="NoSpacing"/>
        <w:spacing w:line="276" w:lineRule="auto"/>
        <w:jc w:val="both"/>
        <w:rPr>
          <w:ins w:id="1233" w:author="Emanuele Massaro [2]" w:date="2025-11-10T15:58:00Z"/>
          <w:b/>
          <w:bCs/>
          <w:szCs w:val="24"/>
          <w:lang w:val="en-IE"/>
        </w:rPr>
      </w:pPr>
      <w:ins w:id="1234" w:author="Emanuele Massaro [2]" w:date="2025-11-10T15:58:00Z">
        <w:r w:rsidRPr="007E64F4">
          <w:rPr>
            <w:b/>
            <w:bCs/>
            <w:szCs w:val="24"/>
            <w:lang w:val="en-IE"/>
          </w:rPr>
          <w:t xml:space="preserve">Figure </w:t>
        </w:r>
        <w:r>
          <w:rPr>
            <w:b/>
            <w:bCs/>
            <w:szCs w:val="24"/>
            <w:lang w:val="en-IE"/>
          </w:rPr>
          <w:t>2</w:t>
        </w:r>
        <w:r w:rsidRPr="007E64F4">
          <w:rPr>
            <w:b/>
            <w:bCs/>
            <w:szCs w:val="24"/>
            <w:lang w:val="en-IE"/>
          </w:rPr>
          <w:t>. Spatial distribution of the local R</w:t>
        </w:r>
        <w:r w:rsidRPr="007E64F4">
          <w:rPr>
            <w:b/>
            <w:bCs/>
            <w:szCs w:val="24"/>
            <w:vertAlign w:val="superscript"/>
            <w:lang w:val="en-IE"/>
          </w:rPr>
          <w:t>2</w:t>
        </w:r>
        <w:r w:rsidRPr="007E64F4">
          <w:rPr>
            <w:b/>
            <w:bCs/>
            <w:szCs w:val="24"/>
            <w:lang w:val="en-IE"/>
          </w:rPr>
          <w:t xml:space="preserve"> and distribution of the residuals of the spatial model (GWR-SL). </w:t>
        </w:r>
      </w:ins>
    </w:p>
    <w:p w14:paraId="26A4B274" w14:textId="77777777" w:rsidR="00CC7A4F" w:rsidRPr="00D00300" w:rsidRDefault="00CC7A4F" w:rsidP="00E537D0">
      <w:pPr>
        <w:pStyle w:val="NoSpacing"/>
        <w:rPr>
          <w:lang w:val="en-IE"/>
        </w:rPr>
      </w:pPr>
    </w:p>
    <w:p w14:paraId="064CEDEA" w14:textId="396E9B1D" w:rsidR="009D1CC5" w:rsidRDefault="00756057" w:rsidP="00756057">
      <w:pPr>
        <w:pStyle w:val="NoSpacing"/>
        <w:rPr>
          <w:ins w:id="1235" w:author="Emanuele Massaro" w:date="2025-10-22T16:36:00Z"/>
        </w:rPr>
      </w:pPr>
      <w:ins w:id="1236" w:author="Emanuele Massaro [2]" w:date="2025-11-10T14:32:00Z">
        <w:r w:rsidRPr="00756057">
          <w:t>The global OLS model was statistically significant (F(15, 1156) = 58.1, p &lt; .001) and explained 46% of the variance in the spatially lagged WNV</w:t>
        </w:r>
      </w:ins>
      <w:ins w:id="1237" w:author="Nicola RICCETTI" w:date="2025-11-25T14:23:00Z">
        <w:r w:rsidR="008B17A4">
          <w:t xml:space="preserve"> disease</w:t>
        </w:r>
      </w:ins>
      <w:ins w:id="1238" w:author="Emanuele Massaro [2]" w:date="2025-11-10T14:32:00Z">
        <w:r w:rsidRPr="00756057">
          <w:t xml:space="preserve"> incidence </w:t>
        </w:r>
      </w:ins>
      <w:ins w:id="1239" w:author="Nicola RICCETTI" w:date="2025-11-25T14:36:00Z">
        <w:r w:rsidR="0093614D" w:rsidRPr="005C27D5">
          <w:t>in humans</w:t>
        </w:r>
        <w:r w:rsidR="0093614D" w:rsidRPr="00756057">
          <w:t xml:space="preserve"> </w:t>
        </w:r>
      </w:ins>
      <w:ins w:id="1240" w:author="Emanuele Massaro [2]" w:date="2025-11-10T14:32:00Z">
        <w:r w:rsidRPr="00756057">
          <w:t xml:space="preserve">(R² = 0.466, Adjusted R² = 0.458; Table 1). Among standardized predictors, the strongest effects were observed for mean spring temperature (β = –2.72, p &lt; .001), mean summer temperature </w:t>
        </w:r>
        <w:r w:rsidRPr="00756057">
          <w:lastRenderedPageBreak/>
          <w:t xml:space="preserve">(β = 4.11, p &lt; .001), and maximum number of consecutive dry days in spring (β = –0.53, p &lt; .001). Because all variables were standardized, coefficients are expressed in standard-deviation units of spatially lagged WNV </w:t>
        </w:r>
      </w:ins>
      <w:ins w:id="1241" w:author="Nicola RICCETTI" w:date="2025-11-25T14:23:00Z">
        <w:r w:rsidR="008B17A4">
          <w:t xml:space="preserve">disease </w:t>
        </w:r>
      </w:ins>
      <w:ins w:id="1242" w:author="Emanuele Massaro [2]" w:date="2025-11-10T14:32:00Z">
        <w:r w:rsidRPr="00756057">
          <w:t>incidence per one-SD change in the predictor.</w:t>
        </w:r>
      </w:ins>
      <w:ins w:id="1243" w:author="Emanuele Massaro [2]" w:date="2025-11-27T09:27:00Z">
        <w:r w:rsidR="00AD1093">
          <w:t xml:space="preserve"> </w:t>
        </w:r>
      </w:ins>
      <w:ins w:id="1244" w:author="Emanuele Massaro [2]" w:date="2025-11-10T14:32:00Z">
        <w:r w:rsidRPr="00756057">
          <w:t xml:space="preserve">The GWR-SL model improved fit considerably (AICc = 2089.2; global R² = 0.72; adjusted R² = 0.69). Local R² values ranged from 0.47 to 0.81 (2.5th–97.5th percentile range = 0.55–0.78; mean = 0.69; median = 0.70; Figure </w:t>
        </w:r>
      </w:ins>
      <w:ins w:id="1245" w:author="Emanuele Massaro [2]" w:date="2025-11-10T14:41:00Z">
        <w:r>
          <w:rPr>
            <w:lang w:val="en-US"/>
          </w:rPr>
          <w:t>2</w:t>
        </w:r>
      </w:ins>
      <w:ins w:id="1246" w:author="Emanuele Massaro [2]" w:date="2025-11-10T14:32:00Z">
        <w:r w:rsidRPr="00756057">
          <w:t>). This spatial variation in model performance indicates that the strength of environmental and socio-economic effects on WNV</w:t>
        </w:r>
      </w:ins>
      <w:ins w:id="1247" w:author="Nicola RICCETTI" w:date="2025-11-25T14:23:00Z">
        <w:r w:rsidR="008B17A4">
          <w:t xml:space="preserve"> disease</w:t>
        </w:r>
      </w:ins>
      <w:ins w:id="1248" w:author="Emanuele Massaro [2]" w:date="2025-11-10T14:32:00Z">
        <w:r w:rsidRPr="00756057">
          <w:t xml:space="preserve"> incidence varies regionally across Europe.</w:t>
        </w:r>
      </w:ins>
      <w:ins w:id="1249" w:author="Emanuele Massaro" w:date="2025-10-22T16:29:00Z">
        <w:del w:id="1250" w:author="Emanuele Massaro [2]" w:date="2025-11-10T13:31:00Z">
          <w:r w:rsidR="008B0AEA" w:rsidRPr="008B0AEA" w:rsidDel="009D1CC5">
            <w:delText>We implemented two linear regression models: an ordinary least squares (OLS) model and a spatially lagged geographically weighted regression (GWR-SL), as described in the Methods section.</w:delText>
          </w:r>
        </w:del>
      </w:ins>
      <w:ins w:id="1251" w:author="Emanuele Massaro" w:date="2025-10-22T16:30:00Z">
        <w:del w:id="1252" w:author="Emanuele Massaro [2]" w:date="2025-11-10T13:31:00Z">
          <w:r w:rsidR="00A030D9" w:rsidDel="009D1CC5">
            <w:delText xml:space="preserve"> </w:delText>
          </w:r>
        </w:del>
      </w:ins>
      <w:ins w:id="1253" w:author="Emanuele Massaro" w:date="2025-10-22T16:29:00Z">
        <w:del w:id="1254" w:author="Emanuele Massaro [2]" w:date="2025-11-10T13:31:00Z">
          <w:r w:rsidR="008B0AEA" w:rsidRPr="008B0AEA" w:rsidDel="009D1CC5">
            <w:delText xml:space="preserve">The OLS model was statistically significant (p &lt; .001) and explained </w:delText>
          </w:r>
          <w:r w:rsidR="008B0AEA" w:rsidRPr="008B0AEA" w:rsidDel="009D1CC5">
            <w:rPr>
              <w:rPrChange w:id="1255" w:author="Emanuele Massaro" w:date="2025-10-22T16:29:00Z">
                <w:rPr>
                  <w:b/>
                  <w:bCs/>
                </w:rPr>
              </w:rPrChange>
            </w:rPr>
            <w:delText>46% of the variance</w:delText>
          </w:r>
          <w:r w:rsidR="008B0AEA" w:rsidRPr="008B0AEA" w:rsidDel="009D1CC5">
            <w:delText xml:space="preserve"> in WNV incidence across provinces (Table 1; Figure </w:delText>
          </w:r>
        </w:del>
      </w:ins>
      <w:ins w:id="1256" w:author="Emanuele Massaro" w:date="2025-10-22T16:35:00Z">
        <w:del w:id="1257" w:author="Emanuele Massaro [2]" w:date="2025-11-10T13:31:00Z">
          <w:r w:rsidR="004B44A9" w:rsidDel="009D1CC5">
            <w:delText>2</w:delText>
          </w:r>
        </w:del>
      </w:ins>
      <w:ins w:id="1258" w:author="Emanuele Massaro" w:date="2025-10-22T16:29:00Z">
        <w:del w:id="1259" w:author="Emanuele Massaro [2]" w:date="2025-11-10T13:31:00Z">
          <w:r w:rsidR="008B0AEA" w:rsidRPr="008B0AEA" w:rsidDel="009D1CC5">
            <w:delText xml:space="preserve">). The predictors with the largest standardized coefficients were the </w:delText>
          </w:r>
          <w:r w:rsidR="008B0AEA" w:rsidRPr="008B0AEA" w:rsidDel="009D1CC5">
            <w:rPr>
              <w:rPrChange w:id="1260" w:author="Emanuele Massaro" w:date="2025-10-22T16:29:00Z">
                <w:rPr>
                  <w:b/>
                  <w:bCs/>
                </w:rPr>
              </w:rPrChange>
            </w:rPr>
            <w:delText>maximum number of consecutive wet days per season</w:delText>
          </w:r>
          <w:r w:rsidR="008B0AEA" w:rsidRPr="008B0AEA" w:rsidDel="009D1CC5">
            <w:delText xml:space="preserve"> (–2.856, p &lt; .001), </w:delText>
          </w:r>
          <w:r w:rsidR="008B0AEA" w:rsidRPr="008B0AEA" w:rsidDel="009D1CC5">
            <w:rPr>
              <w:rPrChange w:id="1261" w:author="Emanuele Massaro" w:date="2025-10-22T16:29:00Z">
                <w:rPr>
                  <w:b/>
                  <w:bCs/>
                </w:rPr>
              </w:rPrChange>
            </w:rPr>
            <w:delText>mean spring temperature</w:delText>
          </w:r>
          <w:r w:rsidR="008B0AEA" w:rsidRPr="008B0AEA" w:rsidDel="009D1CC5">
            <w:delText xml:space="preserve"> (2.794, p &lt; .001), and </w:delText>
          </w:r>
          <w:r w:rsidR="008B0AEA" w:rsidRPr="008B0AEA" w:rsidDel="009D1CC5">
            <w:rPr>
              <w:rPrChange w:id="1262" w:author="Emanuele Massaro" w:date="2025-10-22T16:29:00Z">
                <w:rPr>
                  <w:b/>
                  <w:bCs/>
                </w:rPr>
              </w:rPrChange>
            </w:rPr>
            <w:delText>GDP per capita</w:delText>
          </w:r>
          <w:r w:rsidR="008B0AEA" w:rsidRPr="008B0AEA" w:rsidDel="009D1CC5">
            <w:delText xml:space="preserve"> (–2.435, p &lt; .001).</w:delText>
          </w:r>
        </w:del>
      </w:ins>
      <w:ins w:id="1263" w:author="Emanuele Massaro" w:date="2025-10-22T16:30:00Z">
        <w:del w:id="1264" w:author="Emanuele Massaro [2]" w:date="2025-11-10T13:31:00Z">
          <w:r w:rsidR="00A030D9" w:rsidDel="009D1CC5">
            <w:delText xml:space="preserve"> </w:delText>
          </w:r>
        </w:del>
      </w:ins>
      <w:ins w:id="1265" w:author="Emanuele Massaro" w:date="2025-10-22T16:29:00Z">
        <w:del w:id="1266" w:author="Emanuele Massaro [2]" w:date="2025-11-10T13:31:00Z">
          <w:r w:rsidR="008B0AEA" w:rsidRPr="008B0AEA" w:rsidDel="009D1CC5">
            <w:delText>Because all predictors were standardized, coefficients represent the change in WNV incidence (in standard deviation units) associated with a one–standard-deviation change in the predictor. For example, a one-SD increase in mean spring temperature was associated with an increase of 2.79 SD in WNV incidence (Table 1).</w:delText>
          </w:r>
        </w:del>
      </w:ins>
      <w:ins w:id="1267" w:author="Emanuele Massaro" w:date="2025-10-22T16:30:00Z">
        <w:del w:id="1268" w:author="Emanuele Massaro [2]" w:date="2025-11-10T13:31:00Z">
          <w:r w:rsidR="00A030D9" w:rsidDel="009D1CC5">
            <w:delText xml:space="preserve"> </w:delText>
          </w:r>
        </w:del>
      </w:ins>
      <w:ins w:id="1269" w:author="Emanuele Massaro" w:date="2025-10-22T16:29:00Z">
        <w:del w:id="1270" w:author="Emanuele Massaro [2]" w:date="2025-11-10T13:38:00Z">
          <w:r w:rsidR="008B0AEA" w:rsidRPr="008B0AEA" w:rsidDel="009D1CC5">
            <w:delText xml:space="preserve">The GWR-SL model improved local fit considerably, with local R² values ranging from </w:delText>
          </w:r>
          <w:r w:rsidR="008B0AEA" w:rsidRPr="008B0AEA" w:rsidDel="009D1CC5">
            <w:rPr>
              <w:rPrChange w:id="1271" w:author="Emanuele Massaro" w:date="2025-10-22T16:29:00Z">
                <w:rPr>
                  <w:b/>
                  <w:bCs/>
                </w:rPr>
              </w:rPrChange>
            </w:rPr>
            <w:delText>0.06 to 0.99</w:delText>
          </w:r>
          <w:r w:rsidR="008B0AEA" w:rsidRPr="008B0AEA" w:rsidDel="009D1CC5">
            <w:delText xml:space="preserve"> (Figure 3). Among the 1,134 NUTS-3 provinces considered, the </w:delText>
          </w:r>
          <w:r w:rsidR="008B0AEA" w:rsidRPr="008B0AEA" w:rsidDel="009D1CC5">
            <w:rPr>
              <w:rPrChange w:id="1272" w:author="Emanuele Massaro" w:date="2025-10-22T16:29:00Z">
                <w:rPr>
                  <w:b/>
                  <w:bCs/>
                </w:rPr>
              </w:rPrChange>
            </w:rPr>
            <w:delText>most influential predictors</w:delText>
          </w:r>
          <w:r w:rsidR="008B0AEA" w:rsidRPr="008B0AEA" w:rsidDel="009D1CC5">
            <w:delText xml:space="preserve"> varied spatially (Figure </w:delText>
          </w:r>
        </w:del>
      </w:ins>
      <w:ins w:id="1273" w:author="Emanuele Massaro" w:date="2025-10-22T16:35:00Z">
        <w:del w:id="1274" w:author="Emanuele Massaro [2]" w:date="2025-11-10T13:38:00Z">
          <w:r w:rsidR="004B44A9" w:rsidDel="009D1CC5">
            <w:delText>3</w:delText>
          </w:r>
        </w:del>
      </w:ins>
      <w:ins w:id="1275" w:author="Emanuele Massaro" w:date="2025-10-22T16:29:00Z">
        <w:del w:id="1276" w:author="Emanuele Massaro [2]" w:date="2025-11-10T13:38:00Z">
          <w:r w:rsidR="008B0AEA" w:rsidRPr="008B0AEA" w:rsidDel="009D1CC5">
            <w:delText>).</w:delText>
          </w:r>
        </w:del>
      </w:ins>
    </w:p>
    <w:p w14:paraId="36395165" w14:textId="58485535" w:rsidR="004B44A9" w:rsidRPr="00CC7A4F" w:rsidRDefault="00CC7A4F" w:rsidP="004B44A9">
      <w:pPr>
        <w:pStyle w:val="NoSpacing"/>
        <w:rPr>
          <w:ins w:id="1277" w:author="Emanuele Massaro [2]" w:date="2025-11-10T15:59:00Z"/>
          <w:b/>
          <w:bCs/>
          <w:lang w:val="en-IE"/>
          <w:rPrChange w:id="1278" w:author="Emanuele Massaro [2]" w:date="2025-11-10T16:00:00Z">
            <w:rPr>
              <w:ins w:id="1279" w:author="Emanuele Massaro [2]" w:date="2025-11-10T15:59:00Z"/>
              <w:lang w:val="en-IE"/>
            </w:rPr>
          </w:rPrChange>
        </w:rPr>
      </w:pPr>
      <w:ins w:id="1280" w:author="Emanuele Massaro [2]" w:date="2025-11-10T15:59:00Z">
        <w:r w:rsidRPr="00CC7A4F">
          <w:rPr>
            <w:b/>
            <w:bCs/>
            <w:lang w:val="en-IE"/>
            <w:rPrChange w:id="1281" w:author="Emanuele Massaro [2]" w:date="2025-11-10T16:00:00Z">
              <w:rPr>
                <w:lang w:val="en-IE"/>
              </w:rPr>
            </w:rPrChange>
          </w:rPr>
          <w:t>Land use factors</w:t>
        </w:r>
      </w:ins>
      <w:ins w:id="1282" w:author="Emanuele Massaro" w:date="2025-10-22T16:36:00Z">
        <w:del w:id="1283" w:author="Emanuele Massaro [2]" w:date="2025-11-10T14:41:00Z">
          <w:r w:rsidR="004B44A9" w:rsidRPr="00CC7A4F" w:rsidDel="00756057">
            <w:rPr>
              <w:b/>
              <w:bCs/>
              <w:noProof/>
              <w:lang w:val="en-IE"/>
              <w:rPrChange w:id="1284" w:author="Emanuele Massaro [2]" w:date="2025-11-10T16:00:00Z">
                <w:rPr>
                  <w:noProof/>
                  <w:lang w:val="en-IE"/>
                </w:rPr>
              </w:rPrChange>
            </w:rPr>
            <w:drawing>
              <wp:inline distT="0" distB="0" distL="0" distR="0" wp14:anchorId="6A654769" wp14:editId="04D7A079">
                <wp:extent cx="5731510" cy="3026410"/>
                <wp:effectExtent l="0" t="0" r="0" b="0"/>
                <wp:docPr id="1966067349"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ins>
    </w:p>
    <w:p w14:paraId="69F9B801" w14:textId="33468C5B" w:rsidR="00CC7A4F" w:rsidRDefault="00CC7A4F" w:rsidP="004B44A9">
      <w:pPr>
        <w:pStyle w:val="NoSpacing"/>
        <w:rPr>
          <w:ins w:id="1285" w:author="Emanuele Massaro [2]" w:date="2025-11-10T14:41:00Z"/>
          <w:lang w:val="en-IE"/>
        </w:rPr>
      </w:pPr>
      <w:ins w:id="1286" w:author="Emanuele Massaro [2]" w:date="2025-11-10T15:59:00Z">
        <w:r>
          <w:t>Spatial patterns in the influence of land-cover variables revealed clear geographic contrasts across Europe (Figure 3A–B). Shrubland cover showed the strongest and most spatially consistent positive association with WNV</w:t>
        </w:r>
      </w:ins>
      <w:ins w:id="1287" w:author="Nicola RICCETTI" w:date="2025-11-25T14:24:00Z">
        <w:r w:rsidR="008B17A4">
          <w:t xml:space="preserve"> disease</w:t>
        </w:r>
      </w:ins>
      <w:ins w:id="1288" w:author="Emanuele Massaro [2]" w:date="2025-11-10T15:59:00Z">
        <w:r>
          <w:t xml:space="preserve"> incidence, particularly across central and eastern Europe, where local coefficients reached their highest values. Provinces in Germany, Austria, and parts of eastern Europe exhibited positive relationships, suggesting that semi-natural shrub-dominated landscapes may </w:t>
        </w:r>
        <w:del w:id="1289" w:author="Nicola RICCETTI" w:date="2025-11-25T14:23:00Z">
          <w:r w:rsidDel="008B17A4">
            <w:delText>favor</w:delText>
          </w:r>
        </w:del>
      </w:ins>
      <w:ins w:id="1290" w:author="Nicola RICCETTI" w:date="2025-11-25T14:23:00Z">
        <w:r w:rsidR="008B17A4">
          <w:t>favour</w:t>
        </w:r>
      </w:ins>
      <w:ins w:id="1291" w:author="Emanuele Massaro [2]" w:date="2025-11-10T15:59:00Z">
        <w:r>
          <w:t xml:space="preserve"> mosquito habitats or reservoir host presence. In contrast, forest cover was negatively associated with WNV </w:t>
        </w:r>
      </w:ins>
      <w:ins w:id="1292" w:author="Nicola RICCETTI" w:date="2025-11-25T14:38:00Z">
        <w:r w:rsidR="0093614D">
          <w:t xml:space="preserve">disease </w:t>
        </w:r>
      </w:ins>
      <w:ins w:id="1293" w:author="Emanuele Massaro [2]" w:date="2025-11-10T15:59:00Z">
        <w:r>
          <w:t>incidence</w:t>
        </w:r>
      </w:ins>
      <w:ins w:id="1294" w:author="Nicola RICCETTI" w:date="2025-11-25T14:38:00Z">
        <w:r w:rsidR="0093614D">
          <w:t xml:space="preserve"> </w:t>
        </w:r>
        <w:r w:rsidR="0093614D" w:rsidRPr="005C27D5">
          <w:t>in humans</w:t>
        </w:r>
      </w:ins>
      <w:ins w:id="1295" w:author="Emanuele Massaro [2]" w:date="2025-11-10T15:59:00Z">
        <w:r>
          <w:t xml:space="preserve"> throughout most of Europe, with the strongest negative coefficients in southern and western regions such as Italy, France, and the Iberian Peninsula. Urban and cropland areas displayed weaker and more heterogeneous effects. Urban cover tended to show slightly positive coefficients in parts of central Europe but negative associations in southern regions, indicating that urbanization may not uniformly enhance WNV</w:t>
        </w:r>
      </w:ins>
      <w:ins w:id="1296" w:author="Nicola RICCETTI" w:date="2025-11-25T14:24:00Z">
        <w:r w:rsidR="008B17A4">
          <w:t xml:space="preserve"> disease</w:t>
        </w:r>
      </w:ins>
      <w:ins w:id="1297" w:author="Emanuele Massaro [2]" w:date="2025-11-10T15:59:00Z">
        <w:r>
          <w:t xml:space="preserve"> risk</w:t>
        </w:r>
      </w:ins>
      <w:ins w:id="1298" w:author="Nicola RICCETTI" w:date="2025-11-25T14:36:00Z">
        <w:r w:rsidR="0093614D">
          <w:t xml:space="preserve"> </w:t>
        </w:r>
      </w:ins>
      <w:ins w:id="1299" w:author="Nicola RICCETTI" w:date="2025-11-25T14:37:00Z">
        <w:r w:rsidR="0093614D" w:rsidRPr="005C27D5">
          <w:t>in humans</w:t>
        </w:r>
      </w:ins>
      <w:ins w:id="1300" w:author="Emanuele Massaro [2]" w:date="2025-11-10T15:59:00Z">
        <w:r>
          <w:t xml:space="preserve">. Cropland showed mostly weak negative effects, with stronger decreases in southeastern Europe, where intensive agricultural land use may reduce suitable breeding or reservoir conditions. Overall, land-cover predictors together highlight a gradient from semi-natural </w:t>
        </w:r>
        <w:r>
          <w:lastRenderedPageBreak/>
          <w:t>landscapes associated with higher WNV</w:t>
        </w:r>
      </w:ins>
      <w:ins w:id="1301" w:author="Nicola RICCETTI" w:date="2025-11-25T14:28:00Z">
        <w:r w:rsidR="008B17A4">
          <w:t xml:space="preserve"> disease</w:t>
        </w:r>
      </w:ins>
      <w:ins w:id="1302" w:author="Emanuele Massaro [2]" w:date="2025-11-10T15:59:00Z">
        <w:r>
          <w:t xml:space="preserve"> incidence </w:t>
        </w:r>
      </w:ins>
      <w:ins w:id="1303" w:author="Nicola RICCETTI" w:date="2025-11-25T14:37:00Z">
        <w:r w:rsidR="0093614D" w:rsidRPr="005C27D5">
          <w:t>in humans</w:t>
        </w:r>
        <w:r w:rsidR="0093614D">
          <w:t xml:space="preserve"> </w:t>
        </w:r>
      </w:ins>
      <w:ins w:id="1304" w:author="Emanuele Massaro [2]" w:date="2025-11-10T15:59:00Z">
        <w:r>
          <w:t>to more forested or intensively cultivated areas showing a suppressive effect.</w:t>
        </w:r>
      </w:ins>
    </w:p>
    <w:tbl>
      <w:tblPr>
        <w:tblStyle w:val="TableGrid"/>
        <w:tblW w:w="0" w:type="auto"/>
        <w:tblLook w:val="04A0" w:firstRow="1" w:lastRow="0" w:firstColumn="1" w:lastColumn="0" w:noHBand="0" w:noVBand="1"/>
      </w:tblPr>
      <w:tblGrid>
        <w:gridCol w:w="9016"/>
      </w:tblGrid>
      <w:tr w:rsidR="00CC7A4F" w14:paraId="4D79C54B" w14:textId="77777777" w:rsidTr="00EC71C5">
        <w:trPr>
          <w:ins w:id="1305" w:author="Emanuele Massaro [2]" w:date="2025-11-10T15:59:00Z"/>
        </w:trPr>
        <w:tc>
          <w:tcPr>
            <w:tcW w:w="9016" w:type="dxa"/>
          </w:tcPr>
          <w:p w14:paraId="59592F55" w14:textId="77777777" w:rsidR="00CC7A4F" w:rsidRDefault="00CC7A4F" w:rsidP="00AD1093">
            <w:pPr>
              <w:pStyle w:val="NoSpacing"/>
              <w:jc w:val="center"/>
              <w:rPr>
                <w:ins w:id="1306" w:author="Emanuele Massaro [2]" w:date="2025-11-10T15:59:00Z"/>
              </w:rPr>
              <w:pPrChange w:id="1307" w:author="Emanuele Massaro [2]" w:date="2025-11-27T09:34:00Z">
                <w:pPr>
                  <w:pStyle w:val="NoSpacing"/>
                </w:pPr>
              </w:pPrChange>
            </w:pPr>
            <w:ins w:id="1308" w:author="Emanuele Massaro [2]" w:date="2025-11-10T15:59:00Z">
              <w:r>
                <w:rPr>
                  <w:noProof/>
                </w:rPr>
                <w:drawing>
                  <wp:inline distT="0" distB="0" distL="0" distR="0" wp14:anchorId="268096D0" wp14:editId="53ECC5CB">
                    <wp:extent cx="4602719" cy="3705225"/>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08442" cy="3709832"/>
                            </a:xfrm>
                            <a:prstGeom prst="rect">
                              <a:avLst/>
                            </a:prstGeom>
                          </pic:spPr>
                        </pic:pic>
                      </a:graphicData>
                    </a:graphic>
                  </wp:inline>
                </w:drawing>
              </w:r>
            </w:ins>
          </w:p>
        </w:tc>
      </w:tr>
      <w:tr w:rsidR="00CC7A4F" w14:paraId="3A27DE1B" w14:textId="77777777" w:rsidTr="00EC71C5">
        <w:trPr>
          <w:ins w:id="1309" w:author="Emanuele Massaro [2]" w:date="2025-11-10T15:59:00Z"/>
        </w:trPr>
        <w:tc>
          <w:tcPr>
            <w:tcW w:w="9016" w:type="dxa"/>
          </w:tcPr>
          <w:p w14:paraId="539299EC" w14:textId="77777777" w:rsidR="00CC7A4F" w:rsidRDefault="00CC7A4F" w:rsidP="00AD1093">
            <w:pPr>
              <w:pStyle w:val="NoSpacing"/>
              <w:jc w:val="center"/>
              <w:rPr>
                <w:ins w:id="1310" w:author="Emanuele Massaro [2]" w:date="2025-11-10T15:59:00Z"/>
              </w:rPr>
              <w:pPrChange w:id="1311" w:author="Emanuele Massaro [2]" w:date="2025-11-27T09:34:00Z">
                <w:pPr>
                  <w:pStyle w:val="NoSpacing"/>
                </w:pPr>
              </w:pPrChange>
            </w:pPr>
            <w:ins w:id="1312" w:author="Emanuele Massaro [2]" w:date="2025-11-10T15:59:00Z">
              <w:r>
                <w:rPr>
                  <w:noProof/>
                </w:rPr>
                <w:drawing>
                  <wp:inline distT="0" distB="0" distL="0" distR="0" wp14:anchorId="15B161EC" wp14:editId="15B4F309">
                    <wp:extent cx="4533900" cy="2213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40091" cy="2216179"/>
                            </a:xfrm>
                            <a:prstGeom prst="rect">
                              <a:avLst/>
                            </a:prstGeom>
                          </pic:spPr>
                        </pic:pic>
                      </a:graphicData>
                    </a:graphic>
                  </wp:inline>
                </w:drawing>
              </w:r>
            </w:ins>
          </w:p>
        </w:tc>
      </w:tr>
    </w:tbl>
    <w:p w14:paraId="7F76B929" w14:textId="1431920C" w:rsidR="00756057" w:rsidRDefault="00CC7A4F">
      <w:pPr>
        <w:pStyle w:val="NoSpacing"/>
        <w:spacing w:line="240" w:lineRule="auto"/>
        <w:rPr>
          <w:ins w:id="1313" w:author="Emanuele Massaro [2]" w:date="2025-11-10T14:41:00Z"/>
          <w:lang w:val="en-IE"/>
        </w:rPr>
        <w:pPrChange w:id="1314" w:author="Emanuele Massaro [2]" w:date="2025-11-10T16:00:00Z">
          <w:pPr>
            <w:pStyle w:val="NoSpacing"/>
          </w:pPr>
        </w:pPrChange>
      </w:pPr>
      <w:ins w:id="1315" w:author="Emanuele Massaro [2]" w:date="2025-11-10T15:59:00Z">
        <w:r>
          <w:rPr>
            <w:rStyle w:val="Strong"/>
          </w:rPr>
          <w:t>Figure 3</w:t>
        </w:r>
      </w:ins>
      <w:ins w:id="1316" w:author="Emanuele Massaro [2]" w:date="2025-11-10T16:06:00Z">
        <w:r>
          <w:rPr>
            <w:rStyle w:val="Strong"/>
          </w:rPr>
          <w:t xml:space="preserve">. </w:t>
        </w:r>
      </w:ins>
      <w:ins w:id="1317" w:author="Emanuele Massaro [2]" w:date="2025-11-10T15:59:00Z">
        <w:r>
          <w:rPr>
            <w:rStyle w:val="Strong"/>
          </w:rPr>
          <w:t xml:space="preserve">Spatial variation in the effects of land-cover variables on West Nile virus (WNV) </w:t>
        </w:r>
      </w:ins>
      <w:ins w:id="1318" w:author="Nicola RICCETTI" w:date="2025-11-25T14:28:00Z">
        <w:r w:rsidR="008B17A4">
          <w:rPr>
            <w:rStyle w:val="Strong"/>
          </w:rPr>
          <w:t xml:space="preserve">disease </w:t>
        </w:r>
      </w:ins>
      <w:ins w:id="1319" w:author="Emanuele Massaro [2]" w:date="2025-11-10T15:59:00Z">
        <w:r>
          <w:rPr>
            <w:rStyle w:val="Strong"/>
          </w:rPr>
          <w:t xml:space="preserve">incidence </w:t>
        </w:r>
      </w:ins>
      <w:ins w:id="1320" w:author="Nicola RICCETTI" w:date="2025-11-25T14:37:00Z">
        <w:r w:rsidR="0093614D" w:rsidRPr="0093614D">
          <w:rPr>
            <w:rStyle w:val="Strong"/>
            <w:rPrChange w:id="1321" w:author="Nicola RICCETTI" w:date="2025-11-25T14:37:00Z">
              <w:rPr/>
            </w:rPrChange>
          </w:rPr>
          <w:t>in humans</w:t>
        </w:r>
        <w:r w:rsidR="0093614D">
          <w:rPr>
            <w:rStyle w:val="Strong"/>
          </w:rPr>
          <w:t xml:space="preserve"> </w:t>
        </w:r>
      </w:ins>
      <w:ins w:id="1322" w:author="Emanuele Massaro [2]" w:date="2025-11-10T15:59:00Z">
        <w:r>
          <w:rPr>
            <w:rStyle w:val="Strong"/>
          </w:rPr>
          <w:t>across Europe.</w:t>
        </w:r>
      </w:ins>
      <w:ins w:id="1323" w:author="Emanuele Massaro [2]" w:date="2025-11-10T16:00:00Z">
        <w:r>
          <w:t xml:space="preserve"> </w:t>
        </w:r>
      </w:ins>
      <w:ins w:id="1324" w:author="Emanuele Massaro [2]" w:date="2025-11-10T15:59:00Z">
        <w:r>
          <w:t xml:space="preserve">(A) Local coefficients estimated by the geographically weighted regression (GWR) model for the four significant land-cover predictors: forest, shrub, urban, and cropland cover. Warm colors indicate positive associations with WNV </w:t>
        </w:r>
      </w:ins>
      <w:ins w:id="1325" w:author="Nicola RICCETTI" w:date="2025-11-25T14:38:00Z">
        <w:r w:rsidR="0093614D">
          <w:t xml:space="preserve">disease </w:t>
        </w:r>
      </w:ins>
      <w:ins w:id="1326" w:author="Emanuele Massaro [2]" w:date="2025-11-10T15:59:00Z">
        <w:r>
          <w:t>incidence</w:t>
        </w:r>
      </w:ins>
      <w:ins w:id="1327" w:author="Nicola RICCETTI" w:date="2025-11-25T14:38:00Z">
        <w:r w:rsidR="0093614D">
          <w:t xml:space="preserve"> </w:t>
        </w:r>
        <w:r w:rsidR="0093614D" w:rsidRPr="005C27D5">
          <w:t>in humans</w:t>
        </w:r>
      </w:ins>
      <w:ins w:id="1328" w:author="Emanuele Massaro [2]" w:date="2025-11-10T15:59:00Z">
        <w:r>
          <w:t xml:space="preserve">, and cool colors indicate negative associations. Each map uses a variable-specific symmetric </w:t>
        </w:r>
        <w:del w:id="1329" w:author="Nicola RICCETTI" w:date="2025-11-25T14:28:00Z">
          <w:r w:rsidDel="008B17A4">
            <w:delText>color</w:delText>
          </w:r>
        </w:del>
      </w:ins>
      <w:ins w:id="1330" w:author="Nicola RICCETTI" w:date="2025-11-25T14:28:00Z">
        <w:r w:rsidR="008B17A4">
          <w:t>colour</w:t>
        </w:r>
      </w:ins>
      <w:ins w:id="1331" w:author="Emanuele Massaro [2]" w:date="2025-11-10T15:59:00Z">
        <w:r>
          <w:t xml:space="preserve"> scale. (B) Distribution of local coefficients for the same predictors, shown as boxplots summarizing their spatial variability (median, interquartile range, and 5th–95th percentiles). All predictors were standardized prior to </w:t>
        </w:r>
        <w:del w:id="1332" w:author="Nicola RICCETTI" w:date="2025-11-25T14:28:00Z">
          <w:r w:rsidDel="008B17A4">
            <w:delText>modeling</w:delText>
          </w:r>
        </w:del>
      </w:ins>
      <w:ins w:id="1333" w:author="Nicola RICCETTI" w:date="2025-11-25T14:28:00Z">
        <w:r w:rsidR="008B17A4">
          <w:t>modelling</w:t>
        </w:r>
      </w:ins>
      <w:ins w:id="1334" w:author="Emanuele Massaro [2]" w:date="2025-11-10T15:59:00Z">
        <w:r>
          <w:t>, so coefficients represent standardized effects (in SD units) on province-level WNV</w:t>
        </w:r>
      </w:ins>
      <w:ins w:id="1335" w:author="Nicola RICCETTI" w:date="2025-11-25T14:28:00Z">
        <w:r w:rsidR="008B17A4">
          <w:t xml:space="preserve"> disease</w:t>
        </w:r>
      </w:ins>
      <w:ins w:id="1336" w:author="Emanuele Massaro [2]" w:date="2025-11-10T15:59:00Z">
        <w:r>
          <w:t xml:space="preserve"> incidence</w:t>
        </w:r>
      </w:ins>
      <w:ins w:id="1337" w:author="Nicola RICCETTI" w:date="2025-11-25T14:37:00Z">
        <w:r w:rsidR="0093614D">
          <w:t xml:space="preserve"> </w:t>
        </w:r>
        <w:r w:rsidR="0093614D" w:rsidRPr="005C27D5">
          <w:t>in humans</w:t>
        </w:r>
      </w:ins>
      <w:ins w:id="1338" w:author="Emanuele Massaro [2]" w:date="2025-11-10T15:59:00Z">
        <w:r>
          <w:t>.</w:t>
        </w:r>
      </w:ins>
    </w:p>
    <w:p w14:paraId="41D64B96" w14:textId="6CDA64DD" w:rsidR="00756057" w:rsidRDefault="00CC7A4F" w:rsidP="004B44A9">
      <w:pPr>
        <w:pStyle w:val="NoSpacing"/>
        <w:rPr>
          <w:ins w:id="1339" w:author="Emanuele Massaro [2]" w:date="2025-11-10T14:41:00Z"/>
          <w:lang w:val="en-IE"/>
        </w:rPr>
      </w:pPr>
      <w:ins w:id="1340" w:author="Emanuele Massaro [2]" w:date="2025-11-10T16:05:00Z">
        <w:r>
          <w:rPr>
            <w:noProof/>
            <w:lang w:val="en-IE"/>
          </w:rPr>
          <w:lastRenderedPageBreak/>
          <w:drawing>
            <wp:inline distT="0" distB="0" distL="0" distR="0" wp14:anchorId="115C5412" wp14:editId="4534D224">
              <wp:extent cx="5731510" cy="351853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518535"/>
                      </a:xfrm>
                      <a:prstGeom prst="rect">
                        <a:avLst/>
                      </a:prstGeom>
                    </pic:spPr>
                  </pic:pic>
                </a:graphicData>
              </a:graphic>
            </wp:inline>
          </w:drawing>
        </w:r>
      </w:ins>
    </w:p>
    <w:p w14:paraId="367C0D60" w14:textId="0C7510B9" w:rsidR="00756057" w:rsidRDefault="00CC7A4F">
      <w:pPr>
        <w:pStyle w:val="NoSpacing"/>
        <w:spacing w:line="240" w:lineRule="auto"/>
        <w:rPr>
          <w:ins w:id="1341" w:author="Emanuele Massaro [2]" w:date="2025-11-10T16:06:00Z"/>
        </w:rPr>
        <w:pPrChange w:id="1342" w:author="Emanuele Massaro [2]" w:date="2025-11-10T16:06:00Z">
          <w:pPr>
            <w:pStyle w:val="NoSpacing"/>
          </w:pPr>
        </w:pPrChange>
      </w:pPr>
      <w:ins w:id="1343" w:author="Emanuele Massaro [2]" w:date="2025-11-10T16:06:00Z">
        <w:r>
          <w:rPr>
            <w:rStyle w:val="Strong"/>
          </w:rPr>
          <w:t>Figure 4</w:t>
        </w:r>
        <w:del w:id="1344" w:author="Nicola RICCETTI" w:date="2025-11-25T14:28:00Z">
          <w:r w:rsidDel="008B17A4">
            <w:rPr>
              <w:rStyle w:val="Strong"/>
            </w:rPr>
            <w:delText xml:space="preserve"> </w:delText>
          </w:r>
        </w:del>
        <w:r>
          <w:rPr>
            <w:rStyle w:val="Strong"/>
          </w:rPr>
          <w:t>.</w:t>
        </w:r>
        <w:r w:rsidRPr="00CC7A4F">
          <w:rPr>
            <w:rStyle w:val="Heading1Char"/>
          </w:rPr>
          <w:t xml:space="preserve"> </w:t>
        </w:r>
        <w:r>
          <w:rPr>
            <w:rStyle w:val="Strong"/>
          </w:rPr>
          <w:t>Spatial variation in the effects of climate variables on West Nile virus (WNV) incidence across Europe.</w:t>
        </w:r>
      </w:ins>
      <w:ins w:id="1345" w:author="Emanuele Massaro [2]" w:date="2025-11-10T16:07:00Z">
        <w:r>
          <w:t xml:space="preserve"> </w:t>
        </w:r>
      </w:ins>
      <w:ins w:id="1346" w:author="Emanuele Massaro [2]" w:date="2025-11-10T16:06:00Z">
        <w:r>
          <w:t xml:space="preserve">Local coefficients estimated by the geographically weighted regression (GWR) model for the five significant climate predictors: mean winter precipitation (Mean_P_Winter), maximum number of consecutive dry days in winter (Max_DD_Winter), mean spring temperature (Mean_T_Spring), maximum number of consecutive dry days in spring (Max_DD_Spring), and mean summer temperature (Mean_T_Summer). Warm colors indicate positive associations with WNV </w:t>
        </w:r>
      </w:ins>
      <w:ins w:id="1347" w:author="Nicola RICCETTI" w:date="2025-11-25T14:38:00Z">
        <w:r w:rsidR="0093614D">
          <w:t xml:space="preserve">disease </w:t>
        </w:r>
      </w:ins>
      <w:ins w:id="1348" w:author="Emanuele Massaro [2]" w:date="2025-11-10T16:06:00Z">
        <w:r>
          <w:t>incidence</w:t>
        </w:r>
      </w:ins>
      <w:ins w:id="1349" w:author="Nicola RICCETTI" w:date="2025-11-25T14:38:00Z">
        <w:r w:rsidR="0093614D">
          <w:t xml:space="preserve"> </w:t>
        </w:r>
        <w:r w:rsidR="0093614D" w:rsidRPr="005C27D5">
          <w:t>in humans</w:t>
        </w:r>
      </w:ins>
      <w:ins w:id="1350" w:author="Emanuele Massaro [2]" w:date="2025-11-10T16:06:00Z">
        <w:r>
          <w:t xml:space="preserve">, and cool colors indicate negative associations. Each map uses a variable-specific symmetric color scale. The boxplot summarizes the distribution of local coefficients for all predictors (median, interquartile range, and 5th–95th percentiles). All variables were standardized prior to modelling, so coefficients represent standardized effects (in SD units) on province-level WNV </w:t>
        </w:r>
      </w:ins>
      <w:ins w:id="1351" w:author="Nicola RICCETTI" w:date="2025-11-25T14:39:00Z">
        <w:r w:rsidR="0093614D">
          <w:t xml:space="preserve">disease </w:t>
        </w:r>
      </w:ins>
      <w:ins w:id="1352" w:author="Emanuele Massaro [2]" w:date="2025-11-10T16:06:00Z">
        <w:r>
          <w:t>incidence</w:t>
        </w:r>
      </w:ins>
      <w:ins w:id="1353" w:author="Nicola RICCETTI" w:date="2025-11-25T14:39:00Z">
        <w:r w:rsidR="0093614D" w:rsidRPr="0093614D">
          <w:t xml:space="preserve"> </w:t>
        </w:r>
        <w:r w:rsidR="0093614D" w:rsidRPr="005C27D5">
          <w:t>in humans</w:t>
        </w:r>
      </w:ins>
      <w:ins w:id="1354" w:author="Emanuele Massaro [2]" w:date="2025-11-10T16:06:00Z">
        <w:r>
          <w:t>.</w:t>
        </w:r>
      </w:ins>
    </w:p>
    <w:p w14:paraId="2DF580EE" w14:textId="77777777" w:rsidR="00AD1093" w:rsidRDefault="00AD1093" w:rsidP="008B0AEA">
      <w:pPr>
        <w:pStyle w:val="NoSpacing"/>
        <w:rPr>
          <w:ins w:id="1355" w:author="Emanuele Massaro [2]" w:date="2025-11-27T09:27:00Z"/>
        </w:rPr>
      </w:pPr>
    </w:p>
    <w:p w14:paraId="62071994" w14:textId="2EC3F0B1" w:rsidR="00756057" w:rsidRPr="00D00300" w:rsidDel="00C906AE" w:rsidRDefault="00CC7A4F" w:rsidP="004B44A9">
      <w:pPr>
        <w:pStyle w:val="NoSpacing"/>
        <w:rPr>
          <w:ins w:id="1356" w:author="Emanuele Massaro" w:date="2025-10-22T16:36:00Z"/>
          <w:del w:id="1357" w:author="Emanuele Massaro [2]" w:date="2025-11-10T14:47:00Z"/>
          <w:lang w:val="en-IE"/>
        </w:rPr>
      </w:pPr>
      <w:ins w:id="1358" w:author="Emanuele Massaro [2]" w:date="2025-11-10T16:06:00Z">
        <w:r>
          <w:t>Climatic predictors exhibited strong and spatially structured effects on WNV</w:t>
        </w:r>
      </w:ins>
      <w:ins w:id="1359" w:author="Nicola RICCETTI" w:date="2025-11-25T14:38:00Z">
        <w:r w:rsidR="0093614D">
          <w:t xml:space="preserve"> disease</w:t>
        </w:r>
      </w:ins>
      <w:ins w:id="1360" w:author="Emanuele Massaro [2]" w:date="2025-11-10T16:06:00Z">
        <w:r>
          <w:t xml:space="preserve"> incidence</w:t>
        </w:r>
      </w:ins>
      <w:ins w:id="1361" w:author="Nicola RICCETTI" w:date="2025-11-25T14:38:00Z">
        <w:r w:rsidR="0093614D">
          <w:t xml:space="preserve"> </w:t>
        </w:r>
        <w:r w:rsidR="0093614D" w:rsidRPr="005C27D5">
          <w:t>in humans</w:t>
        </w:r>
      </w:ins>
      <w:ins w:id="1362" w:author="Emanuele Massaro [2]" w:date="2025-11-10T16:06:00Z">
        <w:r>
          <w:t xml:space="preserve"> (Figure 4). Mean summer temperature showed the most pronounced positive relationship, particularly across southeastern and eastern Europe, with the highest coefficients observed in Greece, Bulgaria, and Romania, indicating that warmer summer conditions substantially increase transmission risk. Mean spring temperature displayed a consistent negative association over much of Europe, especially in southern regions, suggesting that areas experiencing unusually warm springs may experience earlier but less intense WNV </w:t>
        </w:r>
      </w:ins>
      <w:ins w:id="1363" w:author="Nicola RICCETTI" w:date="2025-11-25T14:34:00Z">
        <w:r w:rsidR="0093614D">
          <w:t xml:space="preserve">disease </w:t>
        </w:r>
      </w:ins>
      <w:ins w:id="1364" w:author="Nicola RICCETTI" w:date="2025-11-25T14:37:00Z">
        <w:r w:rsidR="0093614D">
          <w:t xml:space="preserve">human </w:t>
        </w:r>
      </w:ins>
      <w:ins w:id="1365" w:author="Nicola RICCETTI" w:date="2025-11-25T14:34:00Z">
        <w:r w:rsidR="0093614D">
          <w:t xml:space="preserve">incidence </w:t>
        </w:r>
      </w:ins>
      <w:ins w:id="1366" w:author="Emanuele Massaro [2]" w:date="2025-11-10T16:06:00Z">
        <w:r>
          <w:t xml:space="preserve">amplification later in the season. The number of </w:t>
        </w:r>
        <w:r>
          <w:lastRenderedPageBreak/>
          <w:t xml:space="preserve">consecutive dry days in spring (Max_DD_Spring) also tended to correlate negatively with incidence, with stronger effects in southern and eastern provinces, reflecting the importance of moisture availability for vector breeding. In contrast, both mean winter precipitation and maximum consecutive dry days in winter (Max_DD_Winter) showed weaker and spatially mixed effects, with slight positive associations in western and central Europe and negative ones in the southeast. Overall, these spatial patterns highlight the dominant role of warm summer conditions and seasonal moisture balance in shaping regional WNV </w:t>
        </w:r>
      </w:ins>
      <w:ins w:id="1367" w:author="Nicola RICCETTI" w:date="2025-11-25T14:35:00Z">
        <w:r w:rsidR="0093614D">
          <w:t xml:space="preserve">disease </w:t>
        </w:r>
      </w:ins>
      <w:ins w:id="1368" w:author="Emanuele Massaro [2]" w:date="2025-11-10T16:06:00Z">
        <w:r>
          <w:t xml:space="preserve">dynamics </w:t>
        </w:r>
      </w:ins>
      <w:ins w:id="1369" w:author="Nicola RICCETTI" w:date="2025-11-25T14:37:00Z">
        <w:r w:rsidR="0093614D" w:rsidRPr="005C27D5">
          <w:t>in humans</w:t>
        </w:r>
        <w:r w:rsidR="0093614D">
          <w:t xml:space="preserve"> </w:t>
        </w:r>
      </w:ins>
      <w:ins w:id="1370" w:author="Emanuele Massaro [2]" w:date="2025-11-10T16:06:00Z">
        <w:r>
          <w:t>across Europe.</w:t>
        </w:r>
      </w:ins>
    </w:p>
    <w:p w14:paraId="4FF44E1B" w14:textId="5A02B28D" w:rsidR="004B44A9" w:rsidRPr="007E64F4" w:rsidDel="00CC7A4F" w:rsidRDefault="004B44A9" w:rsidP="004B44A9">
      <w:pPr>
        <w:pStyle w:val="NoSpacing"/>
        <w:spacing w:line="276" w:lineRule="auto"/>
        <w:jc w:val="both"/>
        <w:rPr>
          <w:ins w:id="1371" w:author="Emanuele Massaro" w:date="2025-10-22T16:36:00Z"/>
          <w:del w:id="1372" w:author="Emanuele Massaro [2]" w:date="2025-11-10T15:58:00Z"/>
          <w:b/>
          <w:bCs/>
          <w:szCs w:val="24"/>
          <w:lang w:val="en-IE"/>
        </w:rPr>
      </w:pPr>
      <w:ins w:id="1373" w:author="Emanuele Massaro" w:date="2025-10-22T16:36:00Z">
        <w:del w:id="1374" w:author="Emanuele Massaro [2]" w:date="2025-11-10T15:58:00Z">
          <w:r w:rsidRPr="007E64F4" w:rsidDel="00CC7A4F">
            <w:rPr>
              <w:b/>
              <w:bCs/>
              <w:szCs w:val="24"/>
              <w:lang w:val="en-IE"/>
            </w:rPr>
            <w:delText xml:space="preserve">Figure </w:delText>
          </w:r>
          <w:r w:rsidDel="00CC7A4F">
            <w:rPr>
              <w:b/>
              <w:bCs/>
              <w:szCs w:val="24"/>
              <w:lang w:val="en-IE"/>
            </w:rPr>
            <w:delText>2</w:delText>
          </w:r>
          <w:r w:rsidRPr="007E64F4" w:rsidDel="00CC7A4F">
            <w:rPr>
              <w:b/>
              <w:bCs/>
              <w:szCs w:val="24"/>
              <w:lang w:val="en-IE"/>
            </w:rPr>
            <w:delText>3. Spatial distribution of the local R</w:delText>
          </w:r>
          <w:r w:rsidRPr="007E64F4" w:rsidDel="00CC7A4F">
            <w:rPr>
              <w:b/>
              <w:bCs/>
              <w:szCs w:val="24"/>
              <w:vertAlign w:val="superscript"/>
              <w:lang w:val="en-IE"/>
            </w:rPr>
            <w:delText>2</w:delText>
          </w:r>
          <w:r w:rsidRPr="007E64F4" w:rsidDel="00CC7A4F">
            <w:rPr>
              <w:b/>
              <w:bCs/>
              <w:szCs w:val="24"/>
              <w:lang w:val="en-IE"/>
            </w:rPr>
            <w:delText xml:space="preserve"> and distribution of the residuals of the spatial model (GWR-SL). </w:delText>
          </w:r>
        </w:del>
      </w:ins>
    </w:p>
    <w:p w14:paraId="4644785E" w14:textId="77777777" w:rsidR="004B44A9" w:rsidRPr="008B0AEA" w:rsidDel="00DE451C" w:rsidRDefault="004B44A9" w:rsidP="008B0AEA">
      <w:pPr>
        <w:pStyle w:val="NoSpacing"/>
        <w:rPr>
          <w:ins w:id="1375" w:author="Emanuele Massaro" w:date="2025-10-22T16:29:00Z"/>
          <w:del w:id="1376" w:author="Emanuele Massaro [2]" w:date="2025-11-10T16:08:00Z"/>
        </w:rPr>
      </w:pPr>
    </w:p>
    <w:p w14:paraId="493FBCD7" w14:textId="77777777" w:rsidR="00323799" w:rsidRDefault="00323799" w:rsidP="008B0AEA">
      <w:pPr>
        <w:pStyle w:val="NoSpacing"/>
        <w:rPr>
          <w:ins w:id="1377" w:author="Emanuele Massaro [2]" w:date="2025-11-10T15:43:00Z"/>
        </w:rPr>
      </w:pPr>
    </w:p>
    <w:p w14:paraId="39F9484C" w14:textId="5951A386" w:rsidR="008B0AEA" w:rsidDel="00CC7A4F" w:rsidRDefault="00A030D9" w:rsidP="008B0AEA">
      <w:pPr>
        <w:pStyle w:val="NoSpacing"/>
        <w:rPr>
          <w:ins w:id="1378" w:author="Emanuele Massaro" w:date="2025-10-22T16:36:00Z"/>
          <w:del w:id="1379" w:author="Emanuele Massaro [2]" w:date="2025-11-10T16:00:00Z"/>
        </w:rPr>
      </w:pPr>
      <w:ins w:id="1380" w:author="Emanuele Massaro" w:date="2025-10-22T16:29:00Z">
        <w:del w:id="1381" w:author="Emanuele Massaro [2]" w:date="2025-11-10T16:00:00Z">
          <w:r w:rsidRPr="00A030D9" w:rsidDel="00CC7A4F">
            <w:delText xml:space="preserve">Across the 1,134 NUTS-3 provinces analyzed, the relative importance of predictors varied across space (Figure </w:delText>
          </w:r>
        </w:del>
        <w:del w:id="1382" w:author="Emanuele Massaro [2]" w:date="2025-11-10T14:50:00Z">
          <w:r w:rsidRPr="00A030D9" w:rsidDel="00D4604E">
            <w:delText>4</w:delText>
          </w:r>
        </w:del>
        <w:del w:id="1383" w:author="Emanuele Massaro [2]" w:date="2025-11-10T16:00:00Z">
          <w:r w:rsidRPr="00A030D9" w:rsidDel="00CC7A4F">
            <w:delText xml:space="preserve">). </w:delText>
          </w:r>
          <w:r w:rsidRPr="00A030D9" w:rsidDel="00CC7A4F">
            <w:rPr>
              <w:rPrChange w:id="1384" w:author="Emanuele Massaro" w:date="2025-10-22T16:29:00Z">
                <w:rPr>
                  <w:b/>
                  <w:bCs/>
                </w:rPr>
              </w:rPrChange>
            </w:rPr>
            <w:delText>Shrubland cover</w:delText>
          </w:r>
          <w:r w:rsidRPr="00A030D9" w:rsidDel="00CC7A4F">
            <w:delText xml:space="preserve"> emerged as the dominant predictor in </w:delText>
          </w:r>
          <w:r w:rsidRPr="00A030D9" w:rsidDel="00CC7A4F">
            <w:rPr>
              <w:rPrChange w:id="1385" w:author="Emanuele Massaro" w:date="2025-10-22T16:29:00Z">
                <w:rPr>
                  <w:b/>
                  <w:bCs/>
                </w:rPr>
              </w:rPrChange>
            </w:rPr>
            <w:delText>446 provinces (39%)</w:delText>
          </w:r>
          <w:r w:rsidRPr="00A030D9" w:rsidDel="00CC7A4F">
            <w:delText xml:space="preserve">, while </w:delText>
          </w:r>
          <w:r w:rsidRPr="00A030D9" w:rsidDel="00CC7A4F">
            <w:rPr>
              <w:rPrChange w:id="1386" w:author="Emanuele Massaro" w:date="2025-10-22T16:29:00Z">
                <w:rPr>
                  <w:b/>
                  <w:bCs/>
                </w:rPr>
              </w:rPrChange>
            </w:rPr>
            <w:delText>mean spring temperature</w:delText>
          </w:r>
          <w:r w:rsidRPr="00A030D9" w:rsidDel="00CC7A4F">
            <w:delText xml:space="preserve"> and </w:delText>
          </w:r>
          <w:r w:rsidRPr="00A030D9" w:rsidDel="00CC7A4F">
            <w:rPr>
              <w:rPrChange w:id="1387" w:author="Emanuele Massaro" w:date="2025-10-22T16:29:00Z">
                <w:rPr>
                  <w:b/>
                  <w:bCs/>
                </w:rPr>
              </w:rPrChange>
            </w:rPr>
            <w:delText>GDP per capita</w:delText>
          </w:r>
          <w:r w:rsidRPr="00A030D9" w:rsidDel="00CC7A4F">
            <w:delText xml:space="preserve"> were most influential in </w:delText>
          </w:r>
          <w:r w:rsidRPr="00A030D9" w:rsidDel="00CC7A4F">
            <w:rPr>
              <w:rPrChange w:id="1388" w:author="Emanuele Massaro" w:date="2025-10-22T16:29:00Z">
                <w:rPr>
                  <w:b/>
                  <w:bCs/>
                </w:rPr>
              </w:rPrChange>
            </w:rPr>
            <w:delText>186 (16%)</w:delText>
          </w:r>
          <w:r w:rsidRPr="00A030D9" w:rsidDel="00CC7A4F">
            <w:delText xml:space="preserve"> and </w:delText>
          </w:r>
          <w:r w:rsidRPr="00A030D9" w:rsidDel="00CC7A4F">
            <w:rPr>
              <w:rPrChange w:id="1389" w:author="Emanuele Massaro" w:date="2025-10-22T16:29:00Z">
                <w:rPr>
                  <w:b/>
                  <w:bCs/>
                </w:rPr>
              </w:rPrChange>
            </w:rPr>
            <w:delText>166 (15%)</w:delText>
          </w:r>
          <w:r w:rsidRPr="00A030D9" w:rsidDel="00CC7A4F">
            <w:delText xml:space="preserve"> provinces, respectively (Table 2).</w:delText>
          </w:r>
          <w:r w:rsidDel="00CC7A4F">
            <w:delText xml:space="preserve"> </w:delText>
          </w:r>
        </w:del>
      </w:ins>
      <w:ins w:id="1390" w:author="Emanuele Massaro" w:date="2025-10-22T16:30:00Z">
        <w:del w:id="1391" w:author="Emanuele Massaro [2]" w:date="2025-11-10T16:00:00Z">
          <w:r w:rsidR="008249C8" w:rsidDel="00CC7A4F">
            <w:delText xml:space="preserve"> </w:delText>
          </w:r>
        </w:del>
      </w:ins>
      <w:ins w:id="1392" w:author="Emanuele Massaro" w:date="2025-10-22T16:29:00Z">
        <w:del w:id="1393" w:author="Emanuele Massaro [2]" w:date="2025-11-10T16:00:00Z">
          <w:r w:rsidR="008B0AEA" w:rsidRPr="008B0AEA" w:rsidDel="00CC7A4F">
            <w:delText xml:space="preserve">Among land-cover variables, </w:delText>
          </w:r>
          <w:r w:rsidR="008B0AEA" w:rsidRPr="008B0AEA" w:rsidDel="00CC7A4F">
            <w:rPr>
              <w:rPrChange w:id="1394" w:author="Emanuele Massaro" w:date="2025-10-22T16:29:00Z">
                <w:rPr>
                  <w:b/>
                  <w:bCs/>
                </w:rPr>
              </w:rPrChange>
            </w:rPr>
            <w:delText>shrubland</w:delText>
          </w:r>
          <w:r w:rsidR="008B0AEA" w:rsidRPr="008B0AEA" w:rsidDel="00CC7A4F">
            <w:delText xml:space="preserve"> had the highest positive estimates in the German provinces of Munich (61.2), Munich District (56.6), and Starnberg (43.0), and the lowest in Regen (–101.0), Cham (–90.4), and Gütersloh (–84.5).</w:delText>
          </w:r>
        </w:del>
      </w:ins>
      <w:ins w:id="1395" w:author="Emanuele Massaro" w:date="2025-10-22T16:30:00Z">
        <w:del w:id="1396" w:author="Emanuele Massaro [2]" w:date="2025-11-10T16:00:00Z">
          <w:r w:rsidR="008249C8" w:rsidDel="00CC7A4F">
            <w:delText xml:space="preserve"> </w:delText>
          </w:r>
        </w:del>
      </w:ins>
      <w:ins w:id="1397" w:author="Emanuele Massaro" w:date="2025-10-22T16:29:00Z">
        <w:del w:id="1398" w:author="Emanuele Massaro [2]" w:date="2025-11-10T16:00:00Z">
          <w:r w:rsidR="008B0AEA" w:rsidRPr="008B0AEA" w:rsidDel="00CC7A4F">
            <w:rPr>
              <w:rPrChange w:id="1399" w:author="Emanuele Massaro" w:date="2025-10-22T16:29:00Z">
                <w:rPr>
                  <w:b/>
                  <w:bCs/>
                </w:rPr>
              </w:rPrChange>
            </w:rPr>
            <w:delText>Urban land cover</w:delText>
          </w:r>
          <w:r w:rsidR="008B0AEA" w:rsidRPr="008B0AEA" w:rsidDel="00CC7A4F">
            <w:delText xml:space="preserve"> was most relevant in the Serbian provinces of Pčinja and Jablanička and in the North Macedonian province of Skopski (18.9, 17.7, 17.0, respectively), and least relevant in the Greek provinces of Kerkyra, Thesprotia, and Kefallinia–Ithaki (–13.0, –12.2, –11.5).</w:delText>
          </w:r>
        </w:del>
      </w:ins>
      <w:ins w:id="1400" w:author="Emanuele Massaro" w:date="2025-10-22T16:30:00Z">
        <w:del w:id="1401" w:author="Emanuele Massaro [2]" w:date="2025-11-10T16:00:00Z">
          <w:r w:rsidR="008249C8" w:rsidDel="00CC7A4F">
            <w:delText xml:space="preserve"> </w:delText>
          </w:r>
        </w:del>
      </w:ins>
      <w:ins w:id="1402" w:author="Emanuele Massaro" w:date="2025-10-22T16:29:00Z">
        <w:del w:id="1403" w:author="Emanuele Massaro [2]" w:date="2025-11-10T16:00:00Z">
          <w:r w:rsidR="008B0AEA" w:rsidRPr="008B0AEA" w:rsidDel="00CC7A4F">
            <w:rPr>
              <w:rPrChange w:id="1404" w:author="Emanuele Massaro" w:date="2025-10-22T16:29:00Z">
                <w:rPr>
                  <w:b/>
                  <w:bCs/>
                </w:rPr>
              </w:rPrChange>
            </w:rPr>
            <w:delText>Water cover</w:delText>
          </w:r>
          <w:r w:rsidR="008B0AEA" w:rsidRPr="008B0AEA" w:rsidDel="00CC7A4F">
            <w:delText xml:space="preserve"> was most relevant in the Greek provinces of Xanthi, Drama, and Thasos–Kavala (18.4, 18.4, 17.9), located in the northwestern part of Eastern Macedonia and Thrace, and least relevant in the French province of Moselle, the German province of Bitburg-Prüm, and the Belgian province of Bastogne (–16.4, –15.7, –14.8).</w:delText>
          </w:r>
        </w:del>
      </w:ins>
    </w:p>
    <w:p w14:paraId="52C46D3C" w14:textId="106B745F" w:rsidR="003E6242" w:rsidRPr="00D00300" w:rsidDel="00323799" w:rsidRDefault="003E6242" w:rsidP="003E6242">
      <w:pPr>
        <w:rPr>
          <w:ins w:id="1405" w:author="Emanuele Massaro" w:date="2025-10-22T16:36:00Z"/>
          <w:del w:id="1406" w:author="Emanuele Massaro [2]" w:date="2025-11-10T15:46:00Z"/>
          <w:lang w:val="en-IE"/>
        </w:rPr>
      </w:pPr>
      <w:ins w:id="1407" w:author="Emanuele Massaro" w:date="2025-10-22T16:36:00Z">
        <w:del w:id="1408" w:author="Emanuele Massaro [2]" w:date="2025-11-10T15:46:00Z">
          <w:r w:rsidRPr="00D00300" w:rsidDel="00323799">
            <w:rPr>
              <w:noProof/>
              <w:lang w:val="en-IE"/>
            </w:rPr>
            <w:drawing>
              <wp:inline distT="0" distB="0" distL="0" distR="0" wp14:anchorId="0565DB3C" wp14:editId="2F98333D">
                <wp:extent cx="5731510" cy="2381885"/>
                <wp:effectExtent l="0" t="0" r="0" b="5715"/>
                <wp:docPr id="1782385619" name="Picture 4"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6553" name="Picture 4" descr="A close-up of a 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del>
      </w:ins>
    </w:p>
    <w:p w14:paraId="549F7C06" w14:textId="7413CB1E" w:rsidR="003E6242" w:rsidRPr="00C071C8" w:rsidDel="00323799" w:rsidRDefault="003E6242" w:rsidP="003E6242">
      <w:pPr>
        <w:jc w:val="both"/>
        <w:rPr>
          <w:ins w:id="1409" w:author="Emanuele Massaro" w:date="2025-10-22T16:36:00Z"/>
          <w:del w:id="1410" w:author="Emanuele Massaro [2]" w:date="2025-11-10T15:46:00Z"/>
          <w:szCs w:val="24"/>
          <w:lang w:val="en-IE"/>
        </w:rPr>
      </w:pPr>
      <w:ins w:id="1411" w:author="Emanuele Massaro" w:date="2025-10-22T16:36:00Z">
        <w:del w:id="1412" w:author="Emanuele Massaro [2]" w:date="2025-11-10T15:46:00Z">
          <w:r w:rsidRPr="00C071C8" w:rsidDel="00323799">
            <w:rPr>
              <w:b/>
              <w:bCs/>
              <w:szCs w:val="24"/>
              <w:lang w:val="en-IE"/>
            </w:rPr>
            <w:delText xml:space="preserve">Figure </w:delText>
          </w:r>
          <w:r w:rsidDel="00323799">
            <w:rPr>
              <w:b/>
              <w:bCs/>
              <w:szCs w:val="24"/>
              <w:lang w:val="en-IE"/>
            </w:rPr>
            <w:delText>3</w:delText>
          </w:r>
          <w:r w:rsidRPr="00C071C8" w:rsidDel="00323799">
            <w:rPr>
              <w:b/>
              <w:bCs/>
              <w:szCs w:val="24"/>
              <w:lang w:val="en-IE"/>
            </w:rPr>
            <w:delText xml:space="preserve">. Distribution of the significative coefficients by province/NUTS3 as outcome of interest. </w:delText>
          </w:r>
          <w:r w:rsidRPr="00C071C8" w:rsidDel="00323799">
            <w:rPr>
              <w:szCs w:val="24"/>
              <w:lang w:val="en-IE"/>
            </w:rPr>
            <w:delText>A) Spatial distribution of the main coefficients and geographic representation of the results in Table 2. B) Distribution of the single factors considered for the model.</w:delText>
          </w:r>
        </w:del>
      </w:ins>
    </w:p>
    <w:p w14:paraId="267C2B10" w14:textId="2BFB3E2C" w:rsidR="003E6242" w:rsidRPr="008249C8" w:rsidDel="00CC7A4F" w:rsidRDefault="003E6242" w:rsidP="008B0AEA">
      <w:pPr>
        <w:pStyle w:val="NoSpacing"/>
        <w:rPr>
          <w:ins w:id="1413" w:author="Emanuele Massaro" w:date="2025-10-22T16:29:00Z"/>
          <w:del w:id="1414" w:author="Emanuele Massaro [2]" w:date="2025-11-10T16:00:00Z"/>
        </w:rPr>
      </w:pPr>
    </w:p>
    <w:p w14:paraId="2B575005" w14:textId="39746FD3" w:rsidR="008B0AEA" w:rsidRPr="008B0AEA" w:rsidDel="00CC7A4F" w:rsidRDefault="008B0AEA" w:rsidP="008B0AEA">
      <w:pPr>
        <w:pStyle w:val="NoSpacing"/>
        <w:rPr>
          <w:ins w:id="1415" w:author="Emanuele Massaro" w:date="2025-10-22T16:29:00Z"/>
          <w:del w:id="1416" w:author="Emanuele Massaro [2]" w:date="2025-11-10T16:00:00Z"/>
        </w:rPr>
      </w:pPr>
      <w:ins w:id="1417" w:author="Emanuele Massaro" w:date="2025-10-22T16:29:00Z">
        <w:del w:id="1418" w:author="Emanuele Massaro [2]" w:date="2025-11-10T16:00:00Z">
          <w:r w:rsidRPr="008B0AEA" w:rsidDel="00CC7A4F">
            <w:delText xml:space="preserve">Among socio-demographic variables, </w:delText>
          </w:r>
          <w:r w:rsidRPr="008B0AEA" w:rsidDel="00CC7A4F">
            <w:rPr>
              <w:rPrChange w:id="1419" w:author="Emanuele Massaro" w:date="2025-10-22T16:29:00Z">
                <w:rPr>
                  <w:b/>
                  <w:bCs/>
                </w:rPr>
              </w:rPrChange>
            </w:rPr>
            <w:delText>GDP per capita</w:delText>
          </w:r>
          <w:r w:rsidRPr="008B0AEA" w:rsidDel="00CC7A4F">
            <w:delText xml:space="preserve"> was most influential in the Serbian provinces of Pčinjska and Jablanička and in the North Macedonian province of Istočen (49.1, 48.6, 44.6, respectively), and least in the Bulgarian provinces of Stara Zagora and Haskovo and in the Greek province of Evros (–40.6, –39.1, –34.8).</w:delText>
          </w:r>
        </w:del>
      </w:ins>
      <w:ins w:id="1420" w:author="Emanuele Massaro" w:date="2025-10-22T16:30:00Z">
        <w:del w:id="1421" w:author="Emanuele Massaro [2]" w:date="2025-11-10T16:00:00Z">
          <w:r w:rsidR="008249C8" w:rsidDel="00CC7A4F">
            <w:delText xml:space="preserve"> </w:delText>
          </w:r>
        </w:del>
      </w:ins>
      <w:ins w:id="1422" w:author="Emanuele Massaro" w:date="2025-10-22T16:29:00Z">
        <w:del w:id="1423" w:author="Emanuele Massaro [2]" w:date="2025-11-10T16:00:00Z">
          <w:r w:rsidRPr="008B0AEA" w:rsidDel="00CC7A4F">
            <w:rPr>
              <w:rPrChange w:id="1424" w:author="Emanuele Massaro" w:date="2025-10-22T16:29:00Z">
                <w:rPr>
                  <w:b/>
                  <w:bCs/>
                </w:rPr>
              </w:rPrChange>
            </w:rPr>
            <w:delText>Population density</w:delText>
          </w:r>
          <w:r w:rsidRPr="008B0AEA" w:rsidDel="00CC7A4F">
            <w:delText xml:space="preserve"> was most relevant in the Bulgarian provinces of Stara Zagora, Gabrovo, and Haskovo (6.3, 5.5, 5.4) and least relevant in the Serbian provinces of Pčinja and Jablanička and the North Macedonian province of Skopski (–84.0, –82.7, –76.7) (Figure </w:delText>
          </w:r>
        </w:del>
      </w:ins>
      <w:ins w:id="1425" w:author="Emanuele Massaro" w:date="2025-10-22T16:35:00Z">
        <w:del w:id="1426" w:author="Emanuele Massaro [2]" w:date="2025-11-10T16:00:00Z">
          <w:r w:rsidR="004B44A9" w:rsidDel="00CC7A4F">
            <w:delText>3</w:delText>
          </w:r>
        </w:del>
      </w:ins>
      <w:ins w:id="1427" w:author="Emanuele Massaro" w:date="2025-10-22T16:29:00Z">
        <w:del w:id="1428" w:author="Emanuele Massaro [2]" w:date="2025-11-10T16:00:00Z">
          <w:r w:rsidRPr="008B0AEA" w:rsidDel="00CC7A4F">
            <w:delText>).</w:delText>
          </w:r>
        </w:del>
      </w:ins>
    </w:p>
    <w:p w14:paraId="4FA5A370" w14:textId="246678D6" w:rsidR="008B0AEA" w:rsidRPr="008B0AEA" w:rsidDel="00CC7A4F" w:rsidRDefault="008B0AEA" w:rsidP="008B0AEA">
      <w:pPr>
        <w:pStyle w:val="NoSpacing"/>
        <w:rPr>
          <w:ins w:id="1429" w:author="Emanuele Massaro" w:date="2025-10-22T16:29:00Z"/>
          <w:del w:id="1430" w:author="Emanuele Massaro [2]" w:date="2025-11-10T16:00:00Z"/>
        </w:rPr>
      </w:pPr>
      <w:ins w:id="1431" w:author="Emanuele Massaro" w:date="2025-10-22T16:29:00Z">
        <w:del w:id="1432" w:author="Emanuele Massaro [2]" w:date="2025-11-10T16:00:00Z">
          <w:r w:rsidRPr="008B0AEA" w:rsidDel="00CC7A4F">
            <w:delText xml:space="preserve">When interpreting these results, it is important to note that all coefficients refer to </w:delText>
          </w:r>
          <w:r w:rsidRPr="008B0AEA" w:rsidDel="00CC7A4F">
            <w:rPr>
              <w:rPrChange w:id="1433" w:author="Emanuele Massaro" w:date="2025-10-22T16:29:00Z">
                <w:rPr>
                  <w:b/>
                  <w:bCs/>
                </w:rPr>
              </w:rPrChange>
            </w:rPr>
            <w:delText>province-level WNV incidence</w:delText>
          </w:r>
          <w:r w:rsidRPr="008B0AEA" w:rsidDel="00CC7A4F">
            <w:delText>. Therefore, the direction of association (positive or negative) reflects whether each factor locally correlates with higher or lower incidence in the corresponding province.</w:delText>
          </w:r>
        </w:del>
      </w:ins>
    </w:p>
    <w:p w14:paraId="0047F50C" w14:textId="6B65F0DD" w:rsidR="00E537D0" w:rsidDel="008B0AEA" w:rsidRDefault="00AF0601" w:rsidP="00E537D0">
      <w:pPr>
        <w:pStyle w:val="NoSpacing"/>
        <w:rPr>
          <w:del w:id="1434" w:author="Emanuele Massaro" w:date="2025-10-22T16:29:00Z"/>
          <w:lang w:val="en-IE"/>
        </w:rPr>
      </w:pPr>
      <w:del w:id="1435" w:author="Emanuele Massaro" w:date="2025-10-22T16:29:00Z">
        <w:r w:rsidRPr="00D00300" w:rsidDel="008B0AEA">
          <w:rPr>
            <w:lang w:val="en-IE"/>
          </w:rPr>
          <w:delText>We impl</w:delText>
        </w:r>
        <w:r w:rsidR="00D501A1" w:rsidRPr="00D00300" w:rsidDel="008B0AEA">
          <w:rPr>
            <w:lang w:val="en-IE"/>
          </w:rPr>
          <w:delText>emen</w:delText>
        </w:r>
        <w:r w:rsidRPr="00D00300" w:rsidDel="008B0AEA">
          <w:rPr>
            <w:lang w:val="en-IE"/>
          </w:rPr>
          <w:delText>ted two linear regression models: an ordinary linear regression (OLS) model and a spatial lagged geographically-weighted model (GWR-SL) as explained in the Methods section. The OLS</w:delText>
        </w:r>
        <w:r w:rsidR="005F6CFA" w:rsidRPr="00D00300" w:rsidDel="008B0AEA">
          <w:rPr>
            <w:lang w:val="en-IE"/>
          </w:rPr>
          <w:delText xml:space="preserve"> was statistically significant (</w:delText>
        </w:r>
        <w:r w:rsidR="005F6CFA" w:rsidRPr="00D00300" w:rsidDel="008B0AEA">
          <w:rPr>
            <w:i/>
            <w:lang w:val="en-IE"/>
          </w:rPr>
          <w:delText>p</w:delText>
        </w:r>
        <w:r w:rsidR="005F6CFA" w:rsidRPr="00D00300" w:rsidDel="008B0AEA">
          <w:rPr>
            <w:lang w:val="en-IE"/>
          </w:rPr>
          <w:delText xml:space="preserve"> &lt;.001</w:delText>
        </w:r>
        <w:r w:rsidR="008D5815" w:rsidRPr="00D00300" w:rsidDel="008B0AEA">
          <w:rPr>
            <w:lang w:val="en-IE"/>
          </w:rPr>
          <w:delText>) and explain</w:delText>
        </w:r>
        <w:r w:rsidR="00D501A1" w:rsidRPr="00D00300" w:rsidDel="008B0AEA">
          <w:rPr>
            <w:lang w:val="en-IE"/>
          </w:rPr>
          <w:delText>ed</w:delText>
        </w:r>
        <w:r w:rsidR="008D5815" w:rsidRPr="00D00300" w:rsidDel="008B0AEA">
          <w:rPr>
            <w:lang w:val="en-IE"/>
          </w:rPr>
          <w:delText xml:space="preserve"> </w:delText>
        </w:r>
        <w:r w:rsidR="00150322" w:rsidRPr="00D00300" w:rsidDel="008B0AEA">
          <w:rPr>
            <w:lang w:val="en-IE"/>
          </w:rPr>
          <w:delText>5</w:delText>
        </w:r>
        <w:r w:rsidR="000A4FB4" w:rsidRPr="00D00300" w:rsidDel="008B0AEA">
          <w:rPr>
            <w:lang w:val="en-IE"/>
          </w:rPr>
          <w:delText>6</w:delText>
        </w:r>
        <w:r w:rsidR="005F6CFA" w:rsidRPr="00D00300" w:rsidDel="008B0AEA">
          <w:rPr>
            <w:lang w:val="en-IE"/>
          </w:rPr>
          <w:delText xml:space="preserve">% of the variance in the </w:delText>
        </w:r>
        <w:r w:rsidR="00713745" w:rsidRPr="00D00300" w:rsidDel="008B0AEA">
          <w:rPr>
            <w:lang w:val="en-IE"/>
          </w:rPr>
          <w:delText>sample</w:delText>
        </w:r>
        <w:r w:rsidR="005F6CFA" w:rsidRPr="00D00300" w:rsidDel="008B0AEA">
          <w:rPr>
            <w:lang w:val="en-IE"/>
          </w:rPr>
          <w:delText xml:space="preserve"> (</w:delText>
        </w:r>
        <w:r w:rsidR="003414D9" w:rsidRPr="00D00300" w:rsidDel="008B0AEA">
          <w:rPr>
            <w:lang w:val="en-IE"/>
          </w:rPr>
          <w:delText xml:space="preserve">Table 1 and </w:delText>
        </w:r>
        <w:r w:rsidR="005F6CFA" w:rsidRPr="00D00300" w:rsidDel="008B0AEA">
          <w:rPr>
            <w:lang w:val="en-IE"/>
          </w:rPr>
          <w:delText xml:space="preserve">Figure 3). </w:delText>
        </w:r>
        <w:r w:rsidR="002A52C7" w:rsidRPr="00D00300" w:rsidDel="008B0AEA">
          <w:rPr>
            <w:lang w:val="en-IE"/>
          </w:rPr>
          <w:delText>The factors with the highest</w:delText>
        </w:r>
        <w:r w:rsidR="00AA0C77" w:rsidRPr="00D00300" w:rsidDel="008B0AEA">
          <w:rPr>
            <w:lang w:val="en-IE"/>
          </w:rPr>
          <w:delText xml:space="preserve"> statistically significant</w:delText>
        </w:r>
        <w:r w:rsidR="002A52C7" w:rsidRPr="00D00300" w:rsidDel="008B0AEA">
          <w:rPr>
            <w:lang w:val="en-IE"/>
          </w:rPr>
          <w:delText xml:space="preserve"> </w:delText>
        </w:r>
        <w:r w:rsidR="00AA0C77" w:rsidRPr="00D00300" w:rsidDel="008B0AEA">
          <w:rPr>
            <w:lang w:val="en-IE"/>
          </w:rPr>
          <w:delText xml:space="preserve">absolute </w:delText>
        </w:r>
        <w:r w:rsidR="002A52C7" w:rsidRPr="00D00300" w:rsidDel="008B0AEA">
          <w:rPr>
            <w:lang w:val="en-IE"/>
          </w:rPr>
          <w:delText>coefficient estimates were</w:delText>
        </w:r>
        <w:r w:rsidR="00B2604D" w:rsidRPr="00D00300" w:rsidDel="008B0AEA">
          <w:rPr>
            <w:lang w:val="en-IE"/>
          </w:rPr>
          <w:delText>, in order</w:delText>
        </w:r>
        <w:r w:rsidR="002A52C7" w:rsidRPr="00D00300" w:rsidDel="008B0AEA">
          <w:rPr>
            <w:lang w:val="en-IE"/>
          </w:rPr>
          <w:delText>:</w:delText>
        </w:r>
        <w:r w:rsidR="00FC3F20" w:rsidRPr="00D00300" w:rsidDel="008B0AEA">
          <w:rPr>
            <w:lang w:val="en-IE"/>
          </w:rPr>
          <w:delText xml:space="preserve"> </w:delText>
        </w:r>
        <w:r w:rsidR="00473D7B" w:rsidRPr="00D00300" w:rsidDel="008B0AEA">
          <w:rPr>
            <w:lang w:val="en-IE"/>
          </w:rPr>
          <w:delText>maximum wet days</w:delText>
        </w:r>
        <w:r w:rsidR="008777B6" w:rsidRPr="00D00300" w:rsidDel="008B0AEA">
          <w:rPr>
            <w:lang w:val="en-IE"/>
          </w:rPr>
          <w:delText xml:space="preserve"> (defined as the maximum number of consecutive days per season, in which the total precipitation was &gt;0.00</w:delText>
        </w:r>
        <w:r w:rsidR="00FC60B2" w:rsidRPr="00D00300" w:rsidDel="008B0AEA">
          <w:rPr>
            <w:lang w:val="en-IE"/>
          </w:rPr>
          <w:delText>1m</w:delText>
        </w:r>
        <w:r w:rsidR="008777B6" w:rsidRPr="00D00300" w:rsidDel="008B0AEA">
          <w:rPr>
            <w:lang w:val="en-IE"/>
          </w:rPr>
          <w:delText>)</w:delText>
        </w:r>
        <w:r w:rsidR="00473D7B" w:rsidRPr="00D00300" w:rsidDel="008B0AEA">
          <w:rPr>
            <w:lang w:val="en-IE"/>
          </w:rPr>
          <w:delText xml:space="preserve"> and mean temperature in </w:delText>
        </w:r>
        <w:r w:rsidR="0014449F" w:rsidRPr="00D00300" w:rsidDel="008B0AEA">
          <w:rPr>
            <w:lang w:val="en-IE"/>
          </w:rPr>
          <w:delText xml:space="preserve">spring </w:delText>
        </w:r>
        <w:r w:rsidR="00BA0296" w:rsidRPr="00D00300" w:rsidDel="008B0AEA">
          <w:rPr>
            <w:lang w:val="en-IE"/>
          </w:rPr>
          <w:delText>(-</w:delText>
        </w:r>
        <w:r w:rsidR="00473D7B" w:rsidRPr="00D00300" w:rsidDel="008B0AEA">
          <w:rPr>
            <w:lang w:val="en-IE"/>
          </w:rPr>
          <w:delText>2.856, and 2.794, respectively, both with</w:delText>
        </w:r>
        <w:r w:rsidR="008D53FC" w:rsidRPr="00D00300" w:rsidDel="008B0AEA">
          <w:rPr>
            <w:lang w:val="en-IE"/>
          </w:rPr>
          <w:delText xml:space="preserve"> </w:delText>
        </w:r>
        <w:r w:rsidR="008D53FC" w:rsidRPr="00D00300" w:rsidDel="008B0AEA">
          <w:rPr>
            <w:i/>
            <w:lang w:val="en-IE"/>
          </w:rPr>
          <w:delText>p</w:delText>
        </w:r>
        <w:r w:rsidR="008D53FC" w:rsidRPr="00D00300" w:rsidDel="008B0AEA">
          <w:rPr>
            <w:lang w:val="en-IE"/>
          </w:rPr>
          <w:delText xml:space="preserve"> </w:delText>
        </w:r>
        <w:r w:rsidR="005F6CFA" w:rsidRPr="00D00300" w:rsidDel="008B0AEA">
          <w:rPr>
            <w:lang w:val="en-IE"/>
          </w:rPr>
          <w:delText>&lt;.001</w:delText>
        </w:r>
        <w:r w:rsidR="00F06356" w:rsidRPr="00D00300" w:rsidDel="008B0AEA">
          <w:rPr>
            <w:lang w:val="en-IE"/>
          </w:rPr>
          <w:delText>)</w:delText>
        </w:r>
        <w:r w:rsidR="005F6CFA" w:rsidRPr="00D00300" w:rsidDel="008B0AEA">
          <w:rPr>
            <w:lang w:val="en-IE"/>
          </w:rPr>
          <w:delText xml:space="preserve">, </w:delText>
        </w:r>
        <w:r w:rsidR="005D6CE9" w:rsidRPr="00D00300" w:rsidDel="008B0AEA">
          <w:rPr>
            <w:lang w:val="en-IE"/>
          </w:rPr>
          <w:delText xml:space="preserve">and </w:delText>
        </w:r>
        <w:r w:rsidR="00473D7B" w:rsidRPr="00D00300" w:rsidDel="008B0AEA">
          <w:rPr>
            <w:lang w:val="en-IE"/>
          </w:rPr>
          <w:delText xml:space="preserve">GDP (-2.435, </w:delText>
        </w:r>
        <w:r w:rsidR="00473D7B" w:rsidRPr="00D00300" w:rsidDel="008B0AEA">
          <w:rPr>
            <w:i/>
            <w:lang w:val="en-IE"/>
          </w:rPr>
          <w:delText>p</w:delText>
        </w:r>
        <w:r w:rsidR="00473D7B" w:rsidRPr="00D00300" w:rsidDel="008B0AEA">
          <w:rPr>
            <w:lang w:val="en-IE"/>
          </w:rPr>
          <w:delText xml:space="preserve"> &lt;.001)</w:delText>
        </w:r>
        <w:r w:rsidR="005F6CFA" w:rsidRPr="00D00300" w:rsidDel="008B0AEA">
          <w:rPr>
            <w:lang w:val="en-IE"/>
          </w:rPr>
          <w:delText xml:space="preserve">. </w:delText>
        </w:r>
        <w:r w:rsidR="005F1288" w:rsidRPr="00D00300" w:rsidDel="008B0AEA">
          <w:rPr>
            <w:lang w:val="en-IE"/>
          </w:rPr>
          <w:delText xml:space="preserve">Being the estimated coefficients of standardized variables, these results can be interpreted as each standard deviation change in the independent variable e.g., mean temperature in </w:delText>
        </w:r>
        <w:r w:rsidR="005D6CE9" w:rsidRPr="00D00300" w:rsidDel="008B0AEA">
          <w:rPr>
            <w:lang w:val="en-IE"/>
          </w:rPr>
          <w:delText>spring</w:delText>
        </w:r>
        <w:r w:rsidR="005F1288" w:rsidRPr="00D00300" w:rsidDel="008B0AEA">
          <w:rPr>
            <w:lang w:val="en-IE"/>
          </w:rPr>
          <w:delText xml:space="preserve">, equals– in this case – a </w:delText>
        </w:r>
        <w:r w:rsidR="00AA0C77" w:rsidRPr="00D00300" w:rsidDel="008B0AEA">
          <w:rPr>
            <w:lang w:val="en-IE"/>
          </w:rPr>
          <w:delText>positive</w:delText>
        </w:r>
        <w:r w:rsidR="00713745" w:rsidRPr="00D00300" w:rsidDel="008B0AEA">
          <w:rPr>
            <w:lang w:val="en-IE"/>
          </w:rPr>
          <w:delText xml:space="preserve"> </w:delText>
        </w:r>
        <w:r w:rsidR="005F1288" w:rsidRPr="00D00300" w:rsidDel="008B0AEA">
          <w:rPr>
            <w:lang w:val="en-IE"/>
          </w:rPr>
          <w:delText xml:space="preserve">change in incidence of WNV disease human cases of </w:delText>
        </w:r>
        <w:r w:rsidR="005D6CE9" w:rsidRPr="00D00300" w:rsidDel="008B0AEA">
          <w:rPr>
            <w:lang w:val="en-IE"/>
          </w:rPr>
          <w:delText>2.79</w:delText>
        </w:r>
        <w:r w:rsidR="005F1288" w:rsidRPr="00D00300" w:rsidDel="008B0AEA">
          <w:rPr>
            <w:lang w:val="en-IE"/>
          </w:rPr>
          <w:delText xml:space="preserve"> times its standard deviation</w:delText>
        </w:r>
        <w:r w:rsidR="00F06356" w:rsidRPr="00D00300" w:rsidDel="008B0AEA">
          <w:rPr>
            <w:lang w:val="en-IE"/>
          </w:rPr>
          <w:delText xml:space="preserve"> </w:delText>
        </w:r>
        <w:r w:rsidR="005F6CFA" w:rsidRPr="00D00300" w:rsidDel="008B0AEA">
          <w:rPr>
            <w:lang w:val="en-IE"/>
          </w:rPr>
          <w:delText>(</w:delText>
        </w:r>
        <w:r w:rsidR="00AC6FDB" w:rsidRPr="00D00300" w:rsidDel="008B0AEA">
          <w:rPr>
            <w:lang w:val="en-IE"/>
          </w:rPr>
          <w:delText>Table 1</w:delText>
        </w:r>
        <w:r w:rsidR="005F6CFA" w:rsidRPr="00D00300" w:rsidDel="008B0AEA">
          <w:rPr>
            <w:lang w:val="en-IE"/>
          </w:rPr>
          <w:delText>).</w:delText>
        </w:r>
        <w:r w:rsidR="00EE44D9" w:rsidRPr="00D00300" w:rsidDel="008B0AEA">
          <w:rPr>
            <w:lang w:val="en-IE"/>
          </w:rPr>
          <w:delText xml:space="preserve"> The GWR-SL explained between 6 and 99% of the variance in the sample (min and max </w:delText>
        </w:r>
        <w:r w:rsidR="00EE44D9" w:rsidRPr="00D00300" w:rsidDel="008B0AEA">
          <w:rPr>
            <w:i/>
            <w:lang w:val="en-IE"/>
          </w:rPr>
          <w:delText>R</w:delText>
        </w:r>
        <w:r w:rsidR="00EE44D9" w:rsidRPr="00D00300" w:rsidDel="008B0AEA">
          <w:rPr>
            <w:i/>
            <w:vertAlign w:val="superscript"/>
            <w:lang w:val="en-IE"/>
          </w:rPr>
          <w:delText>2</w:delText>
        </w:r>
        <w:r w:rsidR="00EE44D9" w:rsidRPr="00D00300" w:rsidDel="008B0AEA">
          <w:rPr>
            <w:lang w:val="en-IE"/>
          </w:rPr>
          <w:delText>, respectively) (Figure 3). Out of the 1,134 considered provinces, the shrub land cover was the most relevant factor in 446 provinces (39%), followed by mean temperature in spring in 186 provinces (16%), and GDP in 166 (15%) (Figure 4). Among statistically significant land cover factors, shrub was most relevant in the German provinces of Munich, Munich (district), and Starnberg (estimates = 61.2, 56.6, and 43.0, respectively), and least relevant in the German provinces of Regen, Cham, and Gütersloh (estimates = -101.0, -90.4, and -84.5, “respectively). Urban land cover was most relevant in the Serbian province of Pčinja and Jablanička, and in the North Macedonian province of Skopski (estimates = 18.9, 17.7, and 17.0, respectively); whereas it was least relevant in the Greek provinces of Kerkyra, Thesprotia, and Ithaki, Kefallinia (estimates = -13.0, -12.2, -11.5, respectively).</w:delText>
        </w:r>
        <w:r w:rsidR="00E537D0" w:rsidRPr="00D00300" w:rsidDel="008B0AEA">
          <w:rPr>
            <w:lang w:val="en-IE"/>
          </w:rPr>
          <w:delText xml:space="preserve"> Water land cover was most relevant in the Greek provinces of Xanthi, Drama, and Thasos Kavala (estimates = 18.4, 18.4, and 17.9, respectively), all of which are in the North-Western region of Eastern Macedonia and Thrace; conversely, water land cover was least relevant in the French province of Moselle, in the German province of Bitburg-Prüm, and in the Belgian province of Arrondissement of Bastogne (estimates = -16.4, -15.7, and -14.8, respectively) (Figure 4). Among the statistically significant socio-demographic factors, GDP per person was most relevant in the Serbian provinces of Pčinjska and Jablanička, and in the Norther Macedonian province of Istočen (estimates = 49.1, 48.6, 44.6, respectively), and least relevant in the Bulgarian provinces of Stara Zagora and Haskovo, and in the Greek province of Evros (estimates = -40.6, -39.1, -34.8, respectively). </w:delText>
        </w:r>
      </w:del>
    </w:p>
    <w:p w14:paraId="66F6EED8" w14:textId="13B005FD" w:rsidR="00806D7B" w:rsidRPr="007E64F4" w:rsidDel="00323799" w:rsidRDefault="00806D7B" w:rsidP="00806D7B">
      <w:pPr>
        <w:spacing w:line="276" w:lineRule="auto"/>
        <w:rPr>
          <w:del w:id="1436" w:author="Emanuele Massaro [2]" w:date="2025-11-10T15:46:00Z"/>
          <w:b/>
          <w:bCs/>
          <w:szCs w:val="24"/>
        </w:rPr>
      </w:pPr>
      <w:del w:id="1437" w:author="Emanuele Massaro [2]" w:date="2025-11-10T15:46:00Z">
        <w:r w:rsidRPr="007E64F4" w:rsidDel="00323799">
          <w:rPr>
            <w:b/>
            <w:bCs/>
            <w:szCs w:val="24"/>
          </w:rPr>
          <w:delText xml:space="preserve">Table </w:delText>
        </w:r>
        <w:r w:rsidRPr="007E64F4" w:rsidDel="00323799">
          <w:rPr>
            <w:b/>
            <w:bCs/>
            <w:szCs w:val="24"/>
          </w:rPr>
          <w:fldChar w:fldCharType="begin"/>
        </w:r>
        <w:r w:rsidRPr="007E64F4" w:rsidDel="00323799">
          <w:rPr>
            <w:b/>
            <w:bCs/>
            <w:szCs w:val="24"/>
          </w:rPr>
          <w:delInstrText xml:space="preserve"> SEQ Table \* ARABIC </w:delInstrText>
        </w:r>
        <w:r w:rsidRPr="007E64F4" w:rsidDel="00323799">
          <w:rPr>
            <w:b/>
            <w:bCs/>
            <w:szCs w:val="24"/>
          </w:rPr>
          <w:fldChar w:fldCharType="separate"/>
        </w:r>
        <w:r w:rsidRPr="007E64F4" w:rsidDel="00323799">
          <w:rPr>
            <w:b/>
            <w:bCs/>
            <w:noProof/>
            <w:szCs w:val="24"/>
          </w:rPr>
          <w:delText>2</w:delText>
        </w:r>
        <w:r w:rsidRPr="007E64F4" w:rsidDel="00323799">
          <w:rPr>
            <w:b/>
            <w:bCs/>
            <w:szCs w:val="24"/>
          </w:rPr>
          <w:fldChar w:fldCharType="end"/>
        </w:r>
        <w:r w:rsidRPr="007E64F4" w:rsidDel="00323799">
          <w:rPr>
            <w:b/>
            <w:bCs/>
            <w:szCs w:val="24"/>
          </w:rPr>
          <w:delText>.</w:delText>
        </w:r>
        <w:r w:rsidRPr="007E64F4" w:rsidDel="00323799">
          <w:rPr>
            <w:szCs w:val="24"/>
          </w:rPr>
          <w:delText xml:space="preserve"> </w:delText>
        </w:r>
      </w:del>
      <w:ins w:id="1438" w:author="Emanuele Massaro" w:date="2025-10-22T16:30:00Z">
        <w:del w:id="1439" w:author="Emanuele Massaro [2]" w:date="2025-11-10T15:46:00Z">
          <w:r w:rsidR="00F94E3C" w:rsidRPr="00F94E3C" w:rsidDel="00323799">
            <w:rPr>
              <w:szCs w:val="24"/>
            </w:rPr>
            <w:delText>Number and percentage of provinces in which each factor represents the most relevant predictor of West Nile Virus (WNV) incidence in continental Europe (2005–2019) at the NUTS-3 level.</w:delText>
          </w:r>
        </w:del>
      </w:ins>
      <w:del w:id="1440" w:author="Emanuele Massaro [2]" w:date="2025-11-10T15:46:00Z">
        <w:r w:rsidRPr="007E64F4" w:rsidDel="00323799">
          <w:rPr>
            <w:szCs w:val="24"/>
          </w:rPr>
          <w:delText xml:space="preserve">Absolute number and proportion of provinces where each factor is the most relevant coefficient in the regression analysis of mosquito-borne disease incidence in Continental Europe (2005–2019) at the NUTS 3 level. </w:delText>
        </w:r>
      </w:del>
    </w:p>
    <w:tbl>
      <w:tblPr>
        <w:tblStyle w:val="TableGrid"/>
        <w:tblW w:w="538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2"/>
        <w:gridCol w:w="2415"/>
      </w:tblGrid>
      <w:tr w:rsidR="00806D7B" w:rsidRPr="00D00300" w:rsidDel="00323799" w14:paraId="3B75865F" w14:textId="6840ED84" w:rsidTr="00113661">
        <w:trPr>
          <w:jc w:val="center"/>
          <w:del w:id="1441" w:author="Emanuele Massaro [2]" w:date="2025-11-10T15:46:00Z"/>
        </w:trPr>
        <w:tc>
          <w:tcPr>
            <w:tcW w:w="2972" w:type="dxa"/>
            <w:tcBorders>
              <w:top w:val="single" w:sz="4" w:space="0" w:color="auto"/>
              <w:bottom w:val="single" w:sz="4" w:space="0" w:color="auto"/>
            </w:tcBorders>
          </w:tcPr>
          <w:p w14:paraId="2A35AF5C" w14:textId="24A312C6" w:rsidR="00806D7B" w:rsidRPr="00226313" w:rsidDel="00323799" w:rsidRDefault="00806D7B" w:rsidP="00113661">
            <w:pPr>
              <w:jc w:val="center"/>
              <w:rPr>
                <w:del w:id="1442" w:author="Emanuele Massaro [2]" w:date="2025-11-10T15:46:00Z"/>
                <w:rFonts w:eastAsia="Times New Roman" w:cs="Times New Roman"/>
                <w:b/>
                <w:bCs/>
                <w:color w:val="000000"/>
                <w:sz w:val="20"/>
                <w:szCs w:val="20"/>
                <w:lang w:eastAsia="en-GB"/>
              </w:rPr>
            </w:pPr>
            <w:del w:id="1443" w:author="Emanuele Massaro [2]" w:date="2025-11-10T15:46:00Z">
              <w:r w:rsidRPr="00226313" w:rsidDel="00323799">
                <w:rPr>
                  <w:rFonts w:eastAsia="Times New Roman" w:cs="Times New Roman"/>
                  <w:b/>
                  <w:bCs/>
                  <w:color w:val="000000"/>
                  <w:sz w:val="20"/>
                  <w:szCs w:val="20"/>
                  <w:lang w:eastAsia="en-GB"/>
                </w:rPr>
                <w:delText>Factor</w:delText>
              </w:r>
            </w:del>
          </w:p>
        </w:tc>
        <w:tc>
          <w:tcPr>
            <w:tcW w:w="2415" w:type="dxa"/>
            <w:tcBorders>
              <w:top w:val="single" w:sz="4" w:space="0" w:color="auto"/>
              <w:bottom w:val="single" w:sz="4" w:space="0" w:color="auto"/>
            </w:tcBorders>
          </w:tcPr>
          <w:p w14:paraId="68951C8F" w14:textId="5F7A0C91" w:rsidR="00806D7B" w:rsidRPr="00226313" w:rsidDel="00323799" w:rsidRDefault="00806D7B" w:rsidP="00113661">
            <w:pPr>
              <w:jc w:val="center"/>
              <w:rPr>
                <w:del w:id="1444" w:author="Emanuele Massaro [2]" w:date="2025-11-10T15:46:00Z"/>
                <w:rFonts w:eastAsia="Times New Roman" w:cs="Times New Roman"/>
                <w:b/>
                <w:bCs/>
                <w:color w:val="000000"/>
                <w:sz w:val="20"/>
                <w:szCs w:val="20"/>
                <w:lang w:eastAsia="en-GB"/>
              </w:rPr>
            </w:pPr>
            <w:del w:id="1445" w:author="Emanuele Massaro [2]" w:date="2025-11-10T15:46:00Z">
              <w:r w:rsidRPr="00226313" w:rsidDel="00323799">
                <w:rPr>
                  <w:rFonts w:eastAsia="Times New Roman" w:cs="Times New Roman"/>
                  <w:b/>
                  <w:bCs/>
                  <w:color w:val="000000"/>
                  <w:sz w:val="20"/>
                  <w:szCs w:val="20"/>
                  <w:lang w:eastAsia="en-GB"/>
                </w:rPr>
                <w:delText>Number of provinces (%)</w:delText>
              </w:r>
            </w:del>
          </w:p>
        </w:tc>
      </w:tr>
      <w:tr w:rsidR="00806D7B" w:rsidRPr="00D00300" w:rsidDel="00323799" w14:paraId="5B5A00D5" w14:textId="077C1FB5" w:rsidTr="00113661">
        <w:trPr>
          <w:jc w:val="center"/>
          <w:del w:id="1446" w:author="Emanuele Massaro [2]" w:date="2025-11-10T15:46:00Z"/>
        </w:trPr>
        <w:tc>
          <w:tcPr>
            <w:tcW w:w="2972" w:type="dxa"/>
            <w:tcBorders>
              <w:top w:val="single" w:sz="4" w:space="0" w:color="auto"/>
            </w:tcBorders>
          </w:tcPr>
          <w:p w14:paraId="26B0BDFC" w14:textId="6DDE4CE3" w:rsidR="00806D7B" w:rsidRPr="00226313" w:rsidDel="00323799" w:rsidRDefault="00806D7B" w:rsidP="00113661">
            <w:pPr>
              <w:tabs>
                <w:tab w:val="left" w:pos="3834"/>
              </w:tabs>
              <w:rPr>
                <w:del w:id="1447" w:author="Emanuele Massaro [2]" w:date="2025-11-10T15:46:00Z"/>
                <w:rFonts w:cs="Times New Roman"/>
                <w:b/>
                <w:bCs/>
                <w:sz w:val="20"/>
                <w:szCs w:val="20"/>
                <w:lang w:val="en-IE"/>
              </w:rPr>
            </w:pPr>
            <w:del w:id="1448" w:author="Emanuele Massaro [2]" w:date="2025-11-10T15:46:00Z">
              <w:r w:rsidRPr="00226313" w:rsidDel="00323799">
                <w:rPr>
                  <w:rFonts w:eastAsia="Times New Roman" w:cs="Times New Roman"/>
                  <w:b/>
                  <w:bCs/>
                  <w:color w:val="000000"/>
                  <w:sz w:val="20"/>
                  <w:szCs w:val="20"/>
                  <w:lang w:eastAsia="en-GB"/>
                </w:rPr>
                <w:delText>Land Cover</w:delText>
              </w:r>
            </w:del>
          </w:p>
        </w:tc>
        <w:tc>
          <w:tcPr>
            <w:tcW w:w="2415" w:type="dxa"/>
            <w:tcBorders>
              <w:top w:val="single" w:sz="4" w:space="0" w:color="auto"/>
            </w:tcBorders>
          </w:tcPr>
          <w:p w14:paraId="65752D5C" w14:textId="04388612" w:rsidR="00806D7B" w:rsidRPr="00226313" w:rsidDel="00323799" w:rsidRDefault="00806D7B" w:rsidP="00113661">
            <w:pPr>
              <w:tabs>
                <w:tab w:val="left" w:pos="3834"/>
              </w:tabs>
              <w:rPr>
                <w:del w:id="1449" w:author="Emanuele Massaro [2]" w:date="2025-11-10T15:46:00Z"/>
                <w:rFonts w:cs="Times New Roman"/>
                <w:b/>
                <w:sz w:val="20"/>
                <w:szCs w:val="20"/>
                <w:lang w:val="en-IE"/>
              </w:rPr>
            </w:pPr>
          </w:p>
        </w:tc>
      </w:tr>
      <w:tr w:rsidR="00806D7B" w:rsidRPr="00D00300" w:rsidDel="00323799" w14:paraId="446B9D47" w14:textId="26F6321D" w:rsidTr="00113661">
        <w:trPr>
          <w:jc w:val="center"/>
          <w:del w:id="1450" w:author="Emanuele Massaro [2]" w:date="2025-11-10T15:46:00Z"/>
        </w:trPr>
        <w:tc>
          <w:tcPr>
            <w:tcW w:w="2972" w:type="dxa"/>
          </w:tcPr>
          <w:p w14:paraId="26DEC020" w14:textId="06EBBEF6" w:rsidR="00806D7B" w:rsidRPr="00226313" w:rsidDel="00323799" w:rsidRDefault="00806D7B" w:rsidP="00113661">
            <w:pPr>
              <w:tabs>
                <w:tab w:val="left" w:pos="3834"/>
              </w:tabs>
              <w:ind w:left="720"/>
              <w:rPr>
                <w:del w:id="1451" w:author="Emanuele Massaro [2]" w:date="2025-11-10T15:46:00Z"/>
                <w:rFonts w:eastAsia="Times New Roman" w:cs="Times New Roman"/>
                <w:color w:val="000000"/>
                <w:sz w:val="20"/>
                <w:szCs w:val="20"/>
                <w:lang w:eastAsia="en-GB"/>
              </w:rPr>
            </w:pPr>
            <w:del w:id="1452" w:author="Emanuele Massaro [2]" w:date="2025-11-10T15:46:00Z">
              <w:r w:rsidRPr="00226313" w:rsidDel="00323799">
                <w:rPr>
                  <w:rFonts w:eastAsia="Times New Roman" w:cs="Times New Roman"/>
                  <w:color w:val="000000"/>
                  <w:sz w:val="20"/>
                  <w:szCs w:val="20"/>
                  <w:lang w:eastAsia="en-GB"/>
                </w:rPr>
                <w:delText xml:space="preserve">  Shrub      </w:delText>
              </w:r>
            </w:del>
          </w:p>
        </w:tc>
        <w:tc>
          <w:tcPr>
            <w:tcW w:w="2415" w:type="dxa"/>
          </w:tcPr>
          <w:p w14:paraId="4A7D4FCF" w14:textId="15317F88" w:rsidR="00806D7B" w:rsidRPr="00226313" w:rsidDel="00323799" w:rsidRDefault="00806D7B" w:rsidP="00113661">
            <w:pPr>
              <w:tabs>
                <w:tab w:val="left" w:pos="3834"/>
              </w:tabs>
              <w:jc w:val="center"/>
              <w:rPr>
                <w:del w:id="1453" w:author="Emanuele Massaro [2]" w:date="2025-11-10T15:46:00Z"/>
                <w:rFonts w:eastAsia="Times New Roman" w:cs="Times New Roman"/>
                <w:color w:val="000000"/>
                <w:sz w:val="20"/>
                <w:szCs w:val="20"/>
                <w:lang w:eastAsia="en-GB"/>
              </w:rPr>
            </w:pPr>
            <w:del w:id="1454" w:author="Emanuele Massaro [2]" w:date="2025-11-10T15:46:00Z">
              <w:r w:rsidRPr="00226313" w:rsidDel="00323799">
                <w:rPr>
                  <w:rFonts w:eastAsia="Times New Roman" w:cs="Times New Roman"/>
                  <w:color w:val="000000"/>
                  <w:sz w:val="20"/>
                  <w:szCs w:val="20"/>
                  <w:lang w:eastAsia="en-GB"/>
                </w:rPr>
                <w:delText>446 (39.3)</w:delText>
              </w:r>
            </w:del>
          </w:p>
        </w:tc>
      </w:tr>
      <w:tr w:rsidR="00806D7B" w:rsidRPr="00D00300" w:rsidDel="00323799" w14:paraId="7B53E448" w14:textId="5731896F" w:rsidTr="00113661">
        <w:trPr>
          <w:jc w:val="center"/>
          <w:del w:id="1455" w:author="Emanuele Massaro [2]" w:date="2025-11-10T15:46:00Z"/>
        </w:trPr>
        <w:tc>
          <w:tcPr>
            <w:tcW w:w="2972" w:type="dxa"/>
          </w:tcPr>
          <w:p w14:paraId="6F7D87E7" w14:textId="24D86DBD" w:rsidR="00806D7B" w:rsidRPr="00226313" w:rsidDel="00323799" w:rsidRDefault="00806D7B" w:rsidP="00113661">
            <w:pPr>
              <w:tabs>
                <w:tab w:val="left" w:pos="3834"/>
              </w:tabs>
              <w:ind w:left="720"/>
              <w:rPr>
                <w:del w:id="1456" w:author="Emanuele Massaro [2]" w:date="2025-11-10T15:46:00Z"/>
                <w:rFonts w:eastAsia="Times New Roman" w:cs="Times New Roman"/>
                <w:color w:val="000000"/>
                <w:sz w:val="20"/>
                <w:szCs w:val="20"/>
                <w:lang w:eastAsia="en-GB"/>
              </w:rPr>
            </w:pPr>
            <w:del w:id="1457" w:author="Emanuele Massaro [2]" w:date="2025-11-10T15:46:00Z">
              <w:r w:rsidRPr="00226313" w:rsidDel="00323799">
                <w:rPr>
                  <w:rFonts w:eastAsia="Times New Roman" w:cs="Times New Roman"/>
                  <w:color w:val="000000"/>
                  <w:sz w:val="20"/>
                  <w:szCs w:val="20"/>
                  <w:lang w:eastAsia="en-GB"/>
                </w:rPr>
                <w:delText xml:space="preserve">  Urban   </w:delText>
              </w:r>
            </w:del>
          </w:p>
        </w:tc>
        <w:tc>
          <w:tcPr>
            <w:tcW w:w="2415" w:type="dxa"/>
          </w:tcPr>
          <w:p w14:paraId="3DD3A453" w14:textId="1EB314CC" w:rsidR="00806D7B" w:rsidRPr="00226313" w:rsidDel="00323799" w:rsidRDefault="00806D7B" w:rsidP="00113661">
            <w:pPr>
              <w:tabs>
                <w:tab w:val="left" w:pos="3834"/>
              </w:tabs>
              <w:jc w:val="center"/>
              <w:rPr>
                <w:del w:id="1458" w:author="Emanuele Massaro [2]" w:date="2025-11-10T15:46:00Z"/>
                <w:rFonts w:eastAsia="Times New Roman" w:cs="Times New Roman"/>
                <w:color w:val="000000"/>
                <w:sz w:val="20"/>
                <w:szCs w:val="20"/>
                <w:lang w:eastAsia="en-GB"/>
              </w:rPr>
            </w:pPr>
            <w:del w:id="1459" w:author="Emanuele Massaro [2]" w:date="2025-11-10T15:46:00Z">
              <w:r w:rsidRPr="00226313" w:rsidDel="00323799">
                <w:rPr>
                  <w:rFonts w:eastAsia="Times New Roman" w:cs="Times New Roman"/>
                  <w:color w:val="000000"/>
                  <w:sz w:val="20"/>
                  <w:szCs w:val="20"/>
                  <w:lang w:eastAsia="en-GB"/>
                </w:rPr>
                <w:delText>6 (0.5)</w:delText>
              </w:r>
            </w:del>
          </w:p>
        </w:tc>
      </w:tr>
      <w:tr w:rsidR="00806D7B" w:rsidRPr="00D00300" w:rsidDel="00323799" w14:paraId="39A91256" w14:textId="0069F710" w:rsidTr="00113661">
        <w:trPr>
          <w:trHeight w:val="63"/>
          <w:jc w:val="center"/>
          <w:del w:id="1460" w:author="Emanuele Massaro [2]" w:date="2025-11-10T15:46:00Z"/>
        </w:trPr>
        <w:tc>
          <w:tcPr>
            <w:tcW w:w="2972" w:type="dxa"/>
          </w:tcPr>
          <w:p w14:paraId="5C69A015" w14:textId="16AA7DDE" w:rsidR="00806D7B" w:rsidRPr="00226313" w:rsidDel="00323799" w:rsidRDefault="00806D7B" w:rsidP="00113661">
            <w:pPr>
              <w:tabs>
                <w:tab w:val="left" w:pos="3834"/>
              </w:tabs>
              <w:ind w:left="720"/>
              <w:rPr>
                <w:del w:id="1461" w:author="Emanuele Massaro [2]" w:date="2025-11-10T15:46:00Z"/>
                <w:rFonts w:eastAsia="Times New Roman" w:cs="Times New Roman"/>
                <w:color w:val="000000"/>
                <w:sz w:val="20"/>
                <w:szCs w:val="20"/>
                <w:lang w:eastAsia="en-GB"/>
              </w:rPr>
            </w:pPr>
            <w:del w:id="1462" w:author="Emanuele Massaro [2]" w:date="2025-11-10T15:46:00Z">
              <w:r w:rsidRPr="00226313" w:rsidDel="00323799">
                <w:rPr>
                  <w:rFonts w:eastAsia="Times New Roman" w:cs="Times New Roman"/>
                  <w:color w:val="000000"/>
                  <w:sz w:val="20"/>
                  <w:szCs w:val="20"/>
                  <w:lang w:eastAsia="en-GB"/>
                </w:rPr>
                <w:delText xml:space="preserve">  Water</w:delText>
              </w:r>
            </w:del>
          </w:p>
        </w:tc>
        <w:tc>
          <w:tcPr>
            <w:tcW w:w="2415" w:type="dxa"/>
          </w:tcPr>
          <w:p w14:paraId="5B2F1E45" w14:textId="3E9F4D6C" w:rsidR="00806D7B" w:rsidRPr="00226313" w:rsidDel="00323799" w:rsidRDefault="00806D7B" w:rsidP="00113661">
            <w:pPr>
              <w:tabs>
                <w:tab w:val="left" w:pos="3834"/>
              </w:tabs>
              <w:jc w:val="center"/>
              <w:rPr>
                <w:del w:id="1463" w:author="Emanuele Massaro [2]" w:date="2025-11-10T15:46:00Z"/>
                <w:rFonts w:eastAsia="Times New Roman" w:cs="Times New Roman"/>
                <w:color w:val="000000"/>
                <w:sz w:val="20"/>
                <w:szCs w:val="20"/>
                <w:lang w:eastAsia="en-GB"/>
              </w:rPr>
            </w:pPr>
            <w:del w:id="1464" w:author="Emanuele Massaro [2]" w:date="2025-11-10T15:46:00Z">
              <w:r w:rsidRPr="00226313" w:rsidDel="00323799">
                <w:rPr>
                  <w:rFonts w:eastAsia="Times New Roman" w:cs="Times New Roman"/>
                  <w:color w:val="000000"/>
                  <w:sz w:val="20"/>
                  <w:szCs w:val="20"/>
                  <w:lang w:eastAsia="en-GB"/>
                </w:rPr>
                <w:delText>41 (3.6)</w:delText>
              </w:r>
            </w:del>
          </w:p>
        </w:tc>
      </w:tr>
      <w:tr w:rsidR="00806D7B" w:rsidRPr="00D00300" w:rsidDel="00323799" w14:paraId="0868D1C4" w14:textId="6561E122" w:rsidTr="00113661">
        <w:trPr>
          <w:jc w:val="center"/>
          <w:del w:id="1465" w:author="Emanuele Massaro [2]" w:date="2025-11-10T15:46:00Z"/>
        </w:trPr>
        <w:tc>
          <w:tcPr>
            <w:tcW w:w="2972" w:type="dxa"/>
          </w:tcPr>
          <w:p w14:paraId="26313BD8" w14:textId="055666DF" w:rsidR="00806D7B" w:rsidRPr="00226313" w:rsidDel="00323799" w:rsidRDefault="00806D7B" w:rsidP="00113661">
            <w:pPr>
              <w:tabs>
                <w:tab w:val="left" w:pos="3834"/>
              </w:tabs>
              <w:rPr>
                <w:del w:id="1466" w:author="Emanuele Massaro [2]" w:date="2025-11-10T15:46:00Z"/>
                <w:rFonts w:eastAsia="Times New Roman" w:cs="Times New Roman"/>
                <w:b/>
                <w:bCs/>
                <w:color w:val="000000"/>
                <w:sz w:val="20"/>
                <w:szCs w:val="20"/>
                <w:lang w:eastAsia="en-GB"/>
              </w:rPr>
            </w:pPr>
            <w:del w:id="1467" w:author="Emanuele Massaro [2]" w:date="2025-11-10T15:46:00Z">
              <w:r w:rsidRPr="00226313" w:rsidDel="00323799">
                <w:rPr>
                  <w:rFonts w:eastAsia="Times New Roman" w:cs="Times New Roman"/>
                  <w:b/>
                  <w:bCs/>
                  <w:color w:val="000000"/>
                  <w:sz w:val="20"/>
                  <w:szCs w:val="20"/>
                  <w:lang w:eastAsia="en-GB"/>
                </w:rPr>
                <w:delText>Climatic variables</w:delText>
              </w:r>
            </w:del>
          </w:p>
        </w:tc>
        <w:tc>
          <w:tcPr>
            <w:tcW w:w="2415" w:type="dxa"/>
          </w:tcPr>
          <w:p w14:paraId="49D195B3" w14:textId="5EB51E8D" w:rsidR="00806D7B" w:rsidRPr="00226313" w:rsidDel="00323799" w:rsidRDefault="00806D7B" w:rsidP="00113661">
            <w:pPr>
              <w:tabs>
                <w:tab w:val="left" w:pos="3834"/>
              </w:tabs>
              <w:jc w:val="center"/>
              <w:rPr>
                <w:del w:id="1468" w:author="Emanuele Massaro [2]" w:date="2025-11-10T15:46:00Z"/>
                <w:rFonts w:eastAsia="Times New Roman" w:cs="Times New Roman"/>
                <w:color w:val="000000"/>
                <w:sz w:val="20"/>
                <w:szCs w:val="20"/>
                <w:lang w:eastAsia="en-GB"/>
              </w:rPr>
            </w:pPr>
          </w:p>
        </w:tc>
      </w:tr>
      <w:tr w:rsidR="00806D7B" w:rsidRPr="00D00300" w:rsidDel="00323799" w14:paraId="2288FB7B" w14:textId="48142781" w:rsidTr="00113661">
        <w:trPr>
          <w:jc w:val="center"/>
          <w:del w:id="1469" w:author="Emanuele Massaro [2]" w:date="2025-11-10T15:46:00Z"/>
        </w:trPr>
        <w:tc>
          <w:tcPr>
            <w:tcW w:w="2972" w:type="dxa"/>
          </w:tcPr>
          <w:p w14:paraId="38440899" w14:textId="5C0D7C53" w:rsidR="00806D7B" w:rsidRPr="00226313" w:rsidDel="00323799" w:rsidRDefault="00806D7B" w:rsidP="00113661">
            <w:pPr>
              <w:tabs>
                <w:tab w:val="left" w:pos="3834"/>
              </w:tabs>
              <w:ind w:left="720"/>
              <w:rPr>
                <w:del w:id="1470" w:author="Emanuele Massaro [2]" w:date="2025-11-10T15:46:00Z"/>
                <w:rFonts w:eastAsia="Times New Roman" w:cs="Times New Roman"/>
                <w:color w:val="000000"/>
                <w:sz w:val="20"/>
                <w:szCs w:val="20"/>
                <w:lang w:eastAsia="en-GB"/>
              </w:rPr>
            </w:pPr>
            <w:del w:id="1471" w:author="Emanuele Massaro [2]" w:date="2025-11-10T15:46:00Z">
              <w:r w:rsidRPr="00226313" w:rsidDel="00323799">
                <w:rPr>
                  <w:rFonts w:eastAsia="Times New Roman" w:cs="Times New Roman"/>
                  <w:color w:val="000000"/>
                  <w:sz w:val="20"/>
                  <w:szCs w:val="20"/>
                  <w:lang w:eastAsia="en-GB"/>
                </w:rPr>
                <w:delText xml:space="preserve">  Mean_P_Winter</w:delText>
              </w:r>
            </w:del>
          </w:p>
        </w:tc>
        <w:tc>
          <w:tcPr>
            <w:tcW w:w="2415" w:type="dxa"/>
          </w:tcPr>
          <w:p w14:paraId="250A987F" w14:textId="777113DE" w:rsidR="00806D7B" w:rsidRPr="00226313" w:rsidDel="00323799" w:rsidRDefault="00806D7B" w:rsidP="00113661">
            <w:pPr>
              <w:tabs>
                <w:tab w:val="left" w:pos="3834"/>
              </w:tabs>
              <w:jc w:val="center"/>
              <w:rPr>
                <w:del w:id="1472" w:author="Emanuele Massaro [2]" w:date="2025-11-10T15:46:00Z"/>
                <w:rFonts w:eastAsia="Times New Roman" w:cs="Times New Roman"/>
                <w:color w:val="000000"/>
                <w:sz w:val="20"/>
                <w:szCs w:val="20"/>
                <w:lang w:eastAsia="en-GB"/>
              </w:rPr>
            </w:pPr>
            <w:del w:id="1473" w:author="Emanuele Massaro [2]" w:date="2025-11-10T15:46:00Z">
              <w:r w:rsidRPr="00226313" w:rsidDel="00323799">
                <w:rPr>
                  <w:rFonts w:eastAsia="Times New Roman" w:cs="Times New Roman"/>
                  <w:color w:val="000000"/>
                  <w:sz w:val="20"/>
                  <w:szCs w:val="20"/>
                  <w:lang w:eastAsia="en-GB"/>
                </w:rPr>
                <w:delText>72 (6.3)</w:delText>
              </w:r>
            </w:del>
          </w:p>
        </w:tc>
      </w:tr>
      <w:tr w:rsidR="00806D7B" w:rsidRPr="00D00300" w:rsidDel="00323799" w14:paraId="01E08B1C" w14:textId="2FDE549F" w:rsidTr="00113661">
        <w:trPr>
          <w:jc w:val="center"/>
          <w:del w:id="1474" w:author="Emanuele Massaro [2]" w:date="2025-11-10T15:46:00Z"/>
        </w:trPr>
        <w:tc>
          <w:tcPr>
            <w:tcW w:w="2972" w:type="dxa"/>
          </w:tcPr>
          <w:p w14:paraId="7C247220" w14:textId="4FBFCF40" w:rsidR="00806D7B" w:rsidRPr="00226313" w:rsidDel="00323799" w:rsidRDefault="00806D7B" w:rsidP="00113661">
            <w:pPr>
              <w:tabs>
                <w:tab w:val="left" w:pos="3834"/>
              </w:tabs>
              <w:ind w:left="720"/>
              <w:rPr>
                <w:del w:id="1475" w:author="Emanuele Massaro [2]" w:date="2025-11-10T15:46:00Z"/>
                <w:rFonts w:eastAsia="Times New Roman" w:cs="Times New Roman"/>
                <w:color w:val="000000"/>
                <w:sz w:val="20"/>
                <w:szCs w:val="20"/>
                <w:lang w:eastAsia="en-GB"/>
              </w:rPr>
            </w:pPr>
            <w:del w:id="1476" w:author="Emanuele Massaro [2]" w:date="2025-11-10T15:46:00Z">
              <w:r w:rsidRPr="00226313" w:rsidDel="00323799">
                <w:rPr>
                  <w:rFonts w:eastAsia="Times New Roman" w:cs="Times New Roman"/>
                  <w:color w:val="000000"/>
                  <w:sz w:val="20"/>
                  <w:szCs w:val="20"/>
                  <w:lang w:eastAsia="en-GB"/>
                </w:rPr>
                <w:delText xml:space="preserve">  Max_WD_Winter</w:delText>
              </w:r>
            </w:del>
          </w:p>
        </w:tc>
        <w:tc>
          <w:tcPr>
            <w:tcW w:w="2415" w:type="dxa"/>
          </w:tcPr>
          <w:p w14:paraId="1D3B2AAA" w14:textId="718C5679" w:rsidR="00806D7B" w:rsidRPr="00226313" w:rsidDel="00323799" w:rsidRDefault="00806D7B" w:rsidP="00113661">
            <w:pPr>
              <w:tabs>
                <w:tab w:val="left" w:pos="3834"/>
              </w:tabs>
              <w:jc w:val="center"/>
              <w:rPr>
                <w:del w:id="1477" w:author="Emanuele Massaro [2]" w:date="2025-11-10T15:46:00Z"/>
                <w:rFonts w:eastAsia="Times New Roman" w:cs="Times New Roman"/>
                <w:color w:val="000000"/>
                <w:sz w:val="20"/>
                <w:szCs w:val="20"/>
                <w:lang w:eastAsia="en-GB"/>
              </w:rPr>
            </w:pPr>
            <w:del w:id="1478" w:author="Emanuele Massaro [2]" w:date="2025-11-10T15:46:00Z">
              <w:r w:rsidRPr="00226313" w:rsidDel="00323799">
                <w:rPr>
                  <w:rFonts w:eastAsia="Times New Roman" w:cs="Times New Roman"/>
                  <w:color w:val="000000"/>
                  <w:sz w:val="20"/>
                  <w:szCs w:val="20"/>
                  <w:lang w:eastAsia="en-GB"/>
                </w:rPr>
                <w:delText>12 (0.1)</w:delText>
              </w:r>
            </w:del>
          </w:p>
        </w:tc>
      </w:tr>
      <w:tr w:rsidR="00806D7B" w:rsidRPr="00D00300" w:rsidDel="00323799" w14:paraId="7FCEEA33" w14:textId="65E3675E" w:rsidTr="00113661">
        <w:trPr>
          <w:jc w:val="center"/>
          <w:del w:id="1479" w:author="Emanuele Massaro [2]" w:date="2025-11-10T15:46:00Z"/>
        </w:trPr>
        <w:tc>
          <w:tcPr>
            <w:tcW w:w="2972" w:type="dxa"/>
          </w:tcPr>
          <w:p w14:paraId="1E45725D" w14:textId="4DAA7EC6" w:rsidR="00806D7B" w:rsidRPr="00226313" w:rsidDel="00323799" w:rsidRDefault="00806D7B" w:rsidP="00113661">
            <w:pPr>
              <w:tabs>
                <w:tab w:val="left" w:pos="3834"/>
              </w:tabs>
              <w:ind w:left="720"/>
              <w:rPr>
                <w:del w:id="1480" w:author="Emanuele Massaro [2]" w:date="2025-11-10T15:46:00Z"/>
                <w:rFonts w:eastAsia="Times New Roman" w:cs="Times New Roman"/>
                <w:color w:val="000000"/>
                <w:sz w:val="20"/>
                <w:szCs w:val="20"/>
                <w:lang w:eastAsia="en-GB"/>
              </w:rPr>
            </w:pPr>
            <w:del w:id="1481" w:author="Emanuele Massaro [2]" w:date="2025-11-10T15:46:00Z">
              <w:r w:rsidRPr="00226313" w:rsidDel="00323799">
                <w:rPr>
                  <w:rFonts w:eastAsia="Times New Roman" w:cs="Times New Roman"/>
                  <w:color w:val="000000"/>
                  <w:sz w:val="20"/>
                  <w:szCs w:val="20"/>
                  <w:lang w:eastAsia="en-GB"/>
                </w:rPr>
                <w:delText xml:space="preserve">  Mean_T_Spring</w:delText>
              </w:r>
            </w:del>
          </w:p>
        </w:tc>
        <w:tc>
          <w:tcPr>
            <w:tcW w:w="2415" w:type="dxa"/>
          </w:tcPr>
          <w:p w14:paraId="69410E4F" w14:textId="3AD3AEBD" w:rsidR="00806D7B" w:rsidRPr="00226313" w:rsidDel="00323799" w:rsidRDefault="00806D7B" w:rsidP="00113661">
            <w:pPr>
              <w:tabs>
                <w:tab w:val="left" w:pos="3834"/>
              </w:tabs>
              <w:jc w:val="center"/>
              <w:rPr>
                <w:del w:id="1482" w:author="Emanuele Massaro [2]" w:date="2025-11-10T15:46:00Z"/>
                <w:rFonts w:eastAsia="Times New Roman" w:cs="Times New Roman"/>
                <w:color w:val="000000"/>
                <w:sz w:val="20"/>
                <w:szCs w:val="20"/>
                <w:lang w:eastAsia="en-GB"/>
              </w:rPr>
            </w:pPr>
            <w:del w:id="1483" w:author="Emanuele Massaro [2]" w:date="2025-11-10T15:46:00Z">
              <w:r w:rsidRPr="00226313" w:rsidDel="00323799">
                <w:rPr>
                  <w:rFonts w:eastAsia="Times New Roman" w:cs="Times New Roman"/>
                  <w:color w:val="000000"/>
                  <w:sz w:val="20"/>
                  <w:szCs w:val="20"/>
                  <w:lang w:eastAsia="en-GB"/>
                </w:rPr>
                <w:delText>186 (16.4)</w:delText>
              </w:r>
            </w:del>
          </w:p>
        </w:tc>
      </w:tr>
      <w:tr w:rsidR="00806D7B" w:rsidRPr="00D00300" w:rsidDel="00323799" w14:paraId="1DFBCC8E" w14:textId="022B226D" w:rsidTr="00113661">
        <w:trPr>
          <w:jc w:val="center"/>
          <w:del w:id="1484" w:author="Emanuele Massaro [2]" w:date="2025-11-10T15:46:00Z"/>
        </w:trPr>
        <w:tc>
          <w:tcPr>
            <w:tcW w:w="2972" w:type="dxa"/>
          </w:tcPr>
          <w:p w14:paraId="3FFBB03F" w14:textId="32764645" w:rsidR="00806D7B" w:rsidRPr="00226313" w:rsidDel="00323799" w:rsidRDefault="00806D7B" w:rsidP="00113661">
            <w:pPr>
              <w:tabs>
                <w:tab w:val="left" w:pos="3834"/>
              </w:tabs>
              <w:ind w:left="720"/>
              <w:rPr>
                <w:del w:id="1485" w:author="Emanuele Massaro [2]" w:date="2025-11-10T15:46:00Z"/>
                <w:rFonts w:eastAsia="Times New Roman" w:cs="Times New Roman"/>
                <w:color w:val="000000"/>
                <w:sz w:val="20"/>
                <w:szCs w:val="20"/>
                <w:lang w:eastAsia="en-GB"/>
              </w:rPr>
            </w:pPr>
            <w:del w:id="1486" w:author="Emanuele Massaro [2]" w:date="2025-11-10T15:46:00Z">
              <w:r w:rsidRPr="00226313" w:rsidDel="00323799">
                <w:rPr>
                  <w:rFonts w:eastAsia="Times New Roman" w:cs="Times New Roman"/>
                  <w:color w:val="000000"/>
                  <w:sz w:val="20"/>
                  <w:szCs w:val="20"/>
                  <w:lang w:eastAsia="en-GB"/>
                </w:rPr>
                <w:delText xml:space="preserve">  Max_DD_Spring</w:delText>
              </w:r>
            </w:del>
          </w:p>
        </w:tc>
        <w:tc>
          <w:tcPr>
            <w:tcW w:w="2415" w:type="dxa"/>
          </w:tcPr>
          <w:p w14:paraId="35A53555" w14:textId="0A6FE830" w:rsidR="00806D7B" w:rsidRPr="00226313" w:rsidDel="00323799" w:rsidRDefault="00806D7B" w:rsidP="00113661">
            <w:pPr>
              <w:tabs>
                <w:tab w:val="left" w:pos="3834"/>
              </w:tabs>
              <w:jc w:val="center"/>
              <w:rPr>
                <w:del w:id="1487" w:author="Emanuele Massaro [2]" w:date="2025-11-10T15:46:00Z"/>
                <w:rFonts w:eastAsia="Times New Roman" w:cs="Times New Roman"/>
                <w:color w:val="000000"/>
                <w:sz w:val="20"/>
                <w:szCs w:val="20"/>
                <w:lang w:eastAsia="en-GB"/>
              </w:rPr>
            </w:pPr>
            <w:del w:id="1488" w:author="Emanuele Massaro [2]" w:date="2025-11-10T15:46:00Z">
              <w:r w:rsidRPr="00226313" w:rsidDel="00323799">
                <w:rPr>
                  <w:rFonts w:eastAsia="Times New Roman" w:cs="Times New Roman"/>
                  <w:color w:val="000000"/>
                  <w:sz w:val="20"/>
                  <w:szCs w:val="20"/>
                  <w:lang w:eastAsia="en-GB"/>
                </w:rPr>
                <w:delText>36 (3.2)</w:delText>
              </w:r>
            </w:del>
          </w:p>
        </w:tc>
      </w:tr>
      <w:tr w:rsidR="00806D7B" w:rsidRPr="00D00300" w:rsidDel="00323799" w14:paraId="2DDD83FC" w14:textId="2BE0C72C" w:rsidTr="00113661">
        <w:trPr>
          <w:jc w:val="center"/>
          <w:del w:id="1489" w:author="Emanuele Massaro [2]" w:date="2025-11-10T15:46:00Z"/>
        </w:trPr>
        <w:tc>
          <w:tcPr>
            <w:tcW w:w="2972" w:type="dxa"/>
          </w:tcPr>
          <w:p w14:paraId="5FE332C9" w14:textId="2FF7A9E9" w:rsidR="00806D7B" w:rsidRPr="00226313" w:rsidDel="00323799" w:rsidRDefault="00806D7B" w:rsidP="00113661">
            <w:pPr>
              <w:tabs>
                <w:tab w:val="left" w:pos="3834"/>
              </w:tabs>
              <w:ind w:left="720"/>
              <w:rPr>
                <w:del w:id="1490" w:author="Emanuele Massaro [2]" w:date="2025-11-10T15:46:00Z"/>
                <w:rFonts w:eastAsia="Times New Roman" w:cs="Times New Roman"/>
                <w:color w:val="000000"/>
                <w:sz w:val="20"/>
                <w:szCs w:val="20"/>
                <w:lang w:eastAsia="en-GB"/>
              </w:rPr>
            </w:pPr>
            <w:del w:id="1491" w:author="Emanuele Massaro [2]" w:date="2025-11-10T15:46:00Z">
              <w:r w:rsidRPr="00226313" w:rsidDel="00323799">
                <w:rPr>
                  <w:rFonts w:eastAsia="Times New Roman" w:cs="Times New Roman"/>
                  <w:color w:val="000000"/>
                  <w:sz w:val="20"/>
                  <w:szCs w:val="20"/>
                  <w:lang w:eastAsia="en-GB"/>
                </w:rPr>
                <w:delText xml:space="preserve">  Max_WD_Autumn</w:delText>
              </w:r>
            </w:del>
          </w:p>
        </w:tc>
        <w:tc>
          <w:tcPr>
            <w:tcW w:w="2415" w:type="dxa"/>
          </w:tcPr>
          <w:p w14:paraId="2A2022A3" w14:textId="2A62D060" w:rsidR="00806D7B" w:rsidRPr="00226313" w:rsidDel="00323799" w:rsidRDefault="00806D7B" w:rsidP="00113661">
            <w:pPr>
              <w:tabs>
                <w:tab w:val="left" w:pos="3834"/>
              </w:tabs>
              <w:jc w:val="center"/>
              <w:rPr>
                <w:del w:id="1492" w:author="Emanuele Massaro [2]" w:date="2025-11-10T15:46:00Z"/>
                <w:rFonts w:eastAsia="Times New Roman" w:cs="Times New Roman"/>
                <w:color w:val="000000"/>
                <w:sz w:val="20"/>
                <w:szCs w:val="20"/>
                <w:lang w:eastAsia="en-GB"/>
              </w:rPr>
            </w:pPr>
            <w:del w:id="1493" w:author="Emanuele Massaro [2]" w:date="2025-11-10T15:46:00Z">
              <w:r w:rsidRPr="00226313" w:rsidDel="00323799">
                <w:rPr>
                  <w:rFonts w:eastAsia="Times New Roman" w:cs="Times New Roman"/>
                  <w:color w:val="000000"/>
                  <w:sz w:val="20"/>
                  <w:szCs w:val="20"/>
                  <w:lang w:eastAsia="en-GB"/>
                </w:rPr>
                <w:delText>7 (0.6)</w:delText>
              </w:r>
            </w:del>
          </w:p>
        </w:tc>
      </w:tr>
      <w:tr w:rsidR="00806D7B" w:rsidRPr="00D00300" w:rsidDel="00323799" w14:paraId="4834C233" w14:textId="40A28759" w:rsidTr="00113661">
        <w:trPr>
          <w:jc w:val="center"/>
          <w:del w:id="1494" w:author="Emanuele Massaro [2]" w:date="2025-11-10T15:46:00Z"/>
        </w:trPr>
        <w:tc>
          <w:tcPr>
            <w:tcW w:w="2972" w:type="dxa"/>
          </w:tcPr>
          <w:p w14:paraId="261D19F0" w14:textId="2FA6C7A6" w:rsidR="00806D7B" w:rsidRPr="00226313" w:rsidDel="00323799" w:rsidRDefault="00806D7B" w:rsidP="00113661">
            <w:pPr>
              <w:tabs>
                <w:tab w:val="left" w:pos="3834"/>
              </w:tabs>
              <w:ind w:left="720"/>
              <w:rPr>
                <w:del w:id="1495" w:author="Emanuele Massaro [2]" w:date="2025-11-10T15:46:00Z"/>
                <w:rFonts w:eastAsia="Times New Roman" w:cs="Times New Roman"/>
                <w:color w:val="000000"/>
                <w:sz w:val="20"/>
                <w:szCs w:val="20"/>
                <w:lang w:eastAsia="en-GB"/>
              </w:rPr>
            </w:pPr>
            <w:del w:id="1496" w:author="Emanuele Massaro [2]" w:date="2025-11-10T15:46:00Z">
              <w:r w:rsidRPr="00226313" w:rsidDel="00323799">
                <w:rPr>
                  <w:rFonts w:eastAsia="Times New Roman" w:cs="Times New Roman"/>
                  <w:color w:val="000000"/>
                  <w:sz w:val="20"/>
                  <w:szCs w:val="20"/>
                  <w:lang w:eastAsia="en-GB"/>
                </w:rPr>
                <w:delText xml:space="preserve">  Max_DD_Autumn </w:delText>
              </w:r>
            </w:del>
          </w:p>
        </w:tc>
        <w:tc>
          <w:tcPr>
            <w:tcW w:w="2415" w:type="dxa"/>
          </w:tcPr>
          <w:p w14:paraId="4578D94A" w14:textId="151ACFCC" w:rsidR="00806D7B" w:rsidRPr="00226313" w:rsidDel="00323799" w:rsidRDefault="00806D7B" w:rsidP="00113661">
            <w:pPr>
              <w:tabs>
                <w:tab w:val="left" w:pos="3834"/>
              </w:tabs>
              <w:jc w:val="center"/>
              <w:rPr>
                <w:del w:id="1497" w:author="Emanuele Massaro [2]" w:date="2025-11-10T15:46:00Z"/>
                <w:rFonts w:eastAsia="Times New Roman" w:cs="Times New Roman"/>
                <w:color w:val="000000"/>
                <w:sz w:val="20"/>
                <w:szCs w:val="20"/>
                <w:lang w:eastAsia="en-GB"/>
              </w:rPr>
            </w:pPr>
            <w:del w:id="1498" w:author="Emanuele Massaro [2]" w:date="2025-11-10T15:46:00Z">
              <w:r w:rsidRPr="00226313" w:rsidDel="00323799">
                <w:rPr>
                  <w:rFonts w:eastAsia="Times New Roman" w:cs="Times New Roman"/>
                  <w:color w:val="000000"/>
                  <w:sz w:val="20"/>
                  <w:szCs w:val="20"/>
                  <w:lang w:eastAsia="en-GB"/>
                </w:rPr>
                <w:delText>23 (2.0)</w:delText>
              </w:r>
            </w:del>
          </w:p>
        </w:tc>
      </w:tr>
      <w:tr w:rsidR="00806D7B" w:rsidRPr="00D00300" w:rsidDel="00323799" w14:paraId="0225E6B0" w14:textId="4B02D6DA" w:rsidTr="00113661">
        <w:trPr>
          <w:jc w:val="center"/>
          <w:del w:id="1499" w:author="Emanuele Massaro [2]" w:date="2025-11-10T15:46:00Z"/>
        </w:trPr>
        <w:tc>
          <w:tcPr>
            <w:tcW w:w="2972" w:type="dxa"/>
          </w:tcPr>
          <w:p w14:paraId="2B0B01F5" w14:textId="4A85751C" w:rsidR="00806D7B" w:rsidRPr="00226313" w:rsidDel="00323799" w:rsidRDefault="00806D7B" w:rsidP="00113661">
            <w:pPr>
              <w:tabs>
                <w:tab w:val="left" w:pos="3834"/>
              </w:tabs>
              <w:rPr>
                <w:del w:id="1500" w:author="Emanuele Massaro [2]" w:date="2025-11-10T15:46:00Z"/>
                <w:rFonts w:eastAsia="Times New Roman" w:cs="Times New Roman"/>
                <w:b/>
                <w:bCs/>
                <w:color w:val="000000"/>
                <w:sz w:val="20"/>
                <w:szCs w:val="20"/>
                <w:lang w:eastAsia="en-GB"/>
              </w:rPr>
            </w:pPr>
            <w:del w:id="1501" w:author="Emanuele Massaro [2]" w:date="2025-11-10T15:46:00Z">
              <w:r w:rsidRPr="00226313" w:rsidDel="00323799">
                <w:rPr>
                  <w:rFonts w:eastAsia="Times New Roman" w:cs="Times New Roman"/>
                  <w:b/>
                  <w:bCs/>
                  <w:color w:val="000000"/>
                  <w:sz w:val="20"/>
                  <w:szCs w:val="20"/>
                  <w:lang w:eastAsia="en-GB"/>
                </w:rPr>
                <w:delText>Socio-economic</w:delText>
              </w:r>
            </w:del>
          </w:p>
        </w:tc>
        <w:tc>
          <w:tcPr>
            <w:tcW w:w="2415" w:type="dxa"/>
          </w:tcPr>
          <w:p w14:paraId="6056EF44" w14:textId="7CEA7E79" w:rsidR="00806D7B" w:rsidRPr="00226313" w:rsidDel="00323799" w:rsidRDefault="00806D7B" w:rsidP="00113661">
            <w:pPr>
              <w:tabs>
                <w:tab w:val="left" w:pos="3834"/>
              </w:tabs>
              <w:jc w:val="center"/>
              <w:rPr>
                <w:del w:id="1502" w:author="Emanuele Massaro [2]" w:date="2025-11-10T15:46:00Z"/>
                <w:rFonts w:eastAsia="Times New Roman" w:cs="Times New Roman"/>
                <w:color w:val="000000"/>
                <w:sz w:val="20"/>
                <w:szCs w:val="20"/>
                <w:lang w:eastAsia="en-GB"/>
              </w:rPr>
            </w:pPr>
          </w:p>
        </w:tc>
      </w:tr>
      <w:tr w:rsidR="00806D7B" w:rsidRPr="00D00300" w:rsidDel="00323799" w14:paraId="25EE770D" w14:textId="52229F93" w:rsidTr="00113661">
        <w:trPr>
          <w:jc w:val="center"/>
          <w:del w:id="1503" w:author="Emanuele Massaro [2]" w:date="2025-11-10T15:46:00Z"/>
        </w:trPr>
        <w:tc>
          <w:tcPr>
            <w:tcW w:w="2972" w:type="dxa"/>
          </w:tcPr>
          <w:p w14:paraId="030F9F65" w14:textId="62908D52" w:rsidR="00806D7B" w:rsidRPr="00226313" w:rsidDel="00323799" w:rsidRDefault="00806D7B" w:rsidP="00113661">
            <w:pPr>
              <w:tabs>
                <w:tab w:val="left" w:pos="3834"/>
              </w:tabs>
              <w:ind w:left="720"/>
              <w:rPr>
                <w:del w:id="1504" w:author="Emanuele Massaro [2]" w:date="2025-11-10T15:46:00Z"/>
                <w:rFonts w:eastAsia="Times New Roman" w:cs="Times New Roman"/>
                <w:color w:val="000000"/>
                <w:sz w:val="20"/>
                <w:szCs w:val="20"/>
                <w:lang w:eastAsia="en-GB"/>
              </w:rPr>
            </w:pPr>
            <w:del w:id="1505" w:author="Emanuele Massaro [2]" w:date="2025-11-10T15:46:00Z">
              <w:r w:rsidRPr="00226313" w:rsidDel="00323799">
                <w:rPr>
                  <w:rFonts w:eastAsia="Times New Roman" w:cs="Times New Roman"/>
                  <w:color w:val="000000"/>
                  <w:sz w:val="20"/>
                  <w:szCs w:val="20"/>
                  <w:lang w:eastAsia="en-GB"/>
                </w:rPr>
                <w:delText xml:space="preserve">  GDP per capita</w:delText>
              </w:r>
            </w:del>
          </w:p>
        </w:tc>
        <w:tc>
          <w:tcPr>
            <w:tcW w:w="2415" w:type="dxa"/>
          </w:tcPr>
          <w:p w14:paraId="096294AD" w14:textId="7F9A00EE" w:rsidR="00806D7B" w:rsidRPr="00226313" w:rsidDel="00323799" w:rsidRDefault="00806D7B" w:rsidP="00113661">
            <w:pPr>
              <w:tabs>
                <w:tab w:val="left" w:pos="3834"/>
              </w:tabs>
              <w:jc w:val="center"/>
              <w:rPr>
                <w:del w:id="1506" w:author="Emanuele Massaro [2]" w:date="2025-11-10T15:46:00Z"/>
                <w:rFonts w:eastAsia="Times New Roman" w:cs="Times New Roman"/>
                <w:color w:val="000000"/>
                <w:sz w:val="20"/>
                <w:szCs w:val="20"/>
                <w:lang w:eastAsia="en-GB"/>
              </w:rPr>
            </w:pPr>
            <w:del w:id="1507" w:author="Emanuele Massaro [2]" w:date="2025-11-10T15:46:00Z">
              <w:r w:rsidRPr="00226313" w:rsidDel="00323799">
                <w:rPr>
                  <w:rFonts w:eastAsia="Times New Roman" w:cs="Times New Roman"/>
                  <w:color w:val="000000"/>
                  <w:sz w:val="20"/>
                  <w:szCs w:val="20"/>
                  <w:lang w:eastAsia="en-GB"/>
                </w:rPr>
                <w:delText>166 (14.6)</w:delText>
              </w:r>
            </w:del>
          </w:p>
        </w:tc>
      </w:tr>
      <w:tr w:rsidR="00806D7B" w:rsidRPr="00D00300" w:rsidDel="00323799" w14:paraId="3DD4458D" w14:textId="31D6F59B" w:rsidTr="00113661">
        <w:trPr>
          <w:jc w:val="center"/>
          <w:del w:id="1508" w:author="Emanuele Massaro [2]" w:date="2025-11-10T15:46:00Z"/>
        </w:trPr>
        <w:tc>
          <w:tcPr>
            <w:tcW w:w="2972" w:type="dxa"/>
            <w:tcBorders>
              <w:bottom w:val="single" w:sz="4" w:space="0" w:color="auto"/>
            </w:tcBorders>
          </w:tcPr>
          <w:p w14:paraId="485A0781" w14:textId="512FB667" w:rsidR="00806D7B" w:rsidRPr="00226313" w:rsidDel="00323799" w:rsidRDefault="00806D7B" w:rsidP="00113661">
            <w:pPr>
              <w:tabs>
                <w:tab w:val="left" w:pos="3834"/>
              </w:tabs>
              <w:ind w:left="720"/>
              <w:rPr>
                <w:del w:id="1509" w:author="Emanuele Massaro [2]" w:date="2025-11-10T15:46:00Z"/>
                <w:rFonts w:eastAsia="Times New Roman" w:cs="Times New Roman"/>
                <w:color w:val="000000"/>
                <w:sz w:val="20"/>
                <w:szCs w:val="20"/>
                <w:lang w:eastAsia="en-GB"/>
              </w:rPr>
            </w:pPr>
            <w:del w:id="1510" w:author="Emanuele Massaro [2]" w:date="2025-11-10T15:46:00Z">
              <w:r w:rsidRPr="00226313" w:rsidDel="00323799">
                <w:rPr>
                  <w:rFonts w:eastAsia="Times New Roman" w:cs="Times New Roman"/>
                  <w:color w:val="000000"/>
                  <w:sz w:val="20"/>
                  <w:szCs w:val="20"/>
                  <w:lang w:eastAsia="en-GB"/>
                </w:rPr>
                <w:delText xml:space="preserve">  Population density </w:delText>
              </w:r>
            </w:del>
          </w:p>
        </w:tc>
        <w:tc>
          <w:tcPr>
            <w:tcW w:w="2415" w:type="dxa"/>
            <w:tcBorders>
              <w:bottom w:val="single" w:sz="4" w:space="0" w:color="auto"/>
            </w:tcBorders>
          </w:tcPr>
          <w:p w14:paraId="40DEC910" w14:textId="69DBD713" w:rsidR="00806D7B" w:rsidRPr="00226313" w:rsidDel="00323799" w:rsidRDefault="00806D7B" w:rsidP="00113661">
            <w:pPr>
              <w:tabs>
                <w:tab w:val="left" w:pos="3834"/>
              </w:tabs>
              <w:jc w:val="center"/>
              <w:rPr>
                <w:del w:id="1511" w:author="Emanuele Massaro [2]" w:date="2025-11-10T15:46:00Z"/>
                <w:rFonts w:eastAsia="Times New Roman" w:cs="Times New Roman"/>
                <w:color w:val="000000"/>
                <w:sz w:val="20"/>
                <w:szCs w:val="20"/>
                <w:lang w:eastAsia="en-GB"/>
              </w:rPr>
            </w:pPr>
            <w:del w:id="1512" w:author="Emanuele Massaro [2]" w:date="2025-11-10T15:46:00Z">
              <w:r w:rsidRPr="00226313" w:rsidDel="00323799">
                <w:rPr>
                  <w:rFonts w:eastAsia="Times New Roman" w:cs="Times New Roman"/>
                  <w:color w:val="000000"/>
                  <w:sz w:val="20"/>
                  <w:szCs w:val="20"/>
                  <w:lang w:eastAsia="en-GB"/>
                </w:rPr>
                <w:delText>56 (4.9)</w:delText>
              </w:r>
            </w:del>
          </w:p>
        </w:tc>
      </w:tr>
    </w:tbl>
    <w:p w14:paraId="5AA6FDC2" w14:textId="0F183B74" w:rsidR="00806D7B" w:rsidDel="007662D4" w:rsidRDefault="00806D7B" w:rsidP="00DE451C">
      <w:pPr>
        <w:rPr>
          <w:del w:id="1513" w:author="Emanuele Massaro [2]" w:date="2025-11-10T16:07:00Z"/>
          <w:lang w:val="en-IE"/>
        </w:rPr>
      </w:pPr>
    </w:p>
    <w:p w14:paraId="6BE420AC" w14:textId="77777777" w:rsidR="00FF0295" w:rsidDel="00DE451C" w:rsidRDefault="00FF0295" w:rsidP="00E537D0">
      <w:pPr>
        <w:pStyle w:val="NoSpacing"/>
        <w:spacing w:line="276" w:lineRule="auto"/>
        <w:rPr>
          <w:ins w:id="1514" w:author="Emanuele Massaro" w:date="2025-10-22T16:34:00Z"/>
          <w:del w:id="1515" w:author="Emanuele Massaro [2]" w:date="2025-11-10T16:07:00Z"/>
          <w:b/>
          <w:bCs/>
          <w:lang w:val="en-IE"/>
        </w:rPr>
      </w:pPr>
    </w:p>
    <w:p w14:paraId="2DFB0A09" w14:textId="77777777" w:rsidR="001E00AA" w:rsidDel="00DE451C" w:rsidRDefault="001E00AA" w:rsidP="00E537D0">
      <w:pPr>
        <w:pStyle w:val="NoSpacing"/>
        <w:spacing w:line="276" w:lineRule="auto"/>
        <w:rPr>
          <w:ins w:id="1516" w:author="Emanuele Massaro" w:date="2025-10-22T16:34:00Z"/>
          <w:del w:id="1517" w:author="Emanuele Massaro [2]" w:date="2025-11-10T16:07:00Z"/>
          <w:b/>
          <w:bCs/>
          <w:lang w:val="en-IE"/>
        </w:rPr>
      </w:pPr>
    </w:p>
    <w:p w14:paraId="14EC943D" w14:textId="77777777" w:rsidR="001E00AA" w:rsidDel="00DE451C" w:rsidRDefault="001E00AA" w:rsidP="00E537D0">
      <w:pPr>
        <w:pStyle w:val="NoSpacing"/>
        <w:spacing w:line="276" w:lineRule="auto"/>
        <w:rPr>
          <w:ins w:id="1518" w:author="Emanuele Massaro" w:date="2025-10-22T16:34:00Z"/>
          <w:del w:id="1519" w:author="Emanuele Massaro [2]" w:date="2025-11-10T16:07:00Z"/>
          <w:b/>
          <w:bCs/>
          <w:lang w:val="en-IE"/>
        </w:rPr>
      </w:pPr>
    </w:p>
    <w:p w14:paraId="59020F3B" w14:textId="22E56210" w:rsidR="001E00AA" w:rsidRPr="00D00300" w:rsidDel="004B44A9" w:rsidRDefault="001E00AA" w:rsidP="001E00AA">
      <w:pPr>
        <w:pStyle w:val="NoSpacing"/>
        <w:rPr>
          <w:del w:id="1520" w:author="Emanuele Massaro" w:date="2025-10-22T16:35:00Z"/>
          <w:moveTo w:id="1521" w:author="Emanuele Massaro" w:date="2025-10-22T16:34:00Z"/>
          <w:lang w:val="en-IE"/>
        </w:rPr>
      </w:pPr>
      <w:moveToRangeStart w:id="1522" w:author="Emanuele Massaro" w:date="2025-10-22T16:34:00Z" w:name="move212043314"/>
      <w:moveTo w:id="1523" w:author="Emanuele Massaro" w:date="2025-10-22T16:34:00Z">
        <w:del w:id="1524" w:author="Emanuele Massaro" w:date="2025-10-22T16:35:00Z">
          <w:r w:rsidRPr="00D00300" w:rsidDel="004B44A9">
            <w:rPr>
              <w:noProof/>
              <w:lang w:val="en-IE"/>
            </w:rPr>
            <w:drawing>
              <wp:inline distT="0" distB="0" distL="0" distR="0" wp14:anchorId="4276A889" wp14:editId="5D2C566D">
                <wp:extent cx="5731510" cy="3026410"/>
                <wp:effectExtent l="0" t="0" r="0" b="0"/>
                <wp:docPr id="1234685608"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moveTo>
    </w:p>
    <w:p w14:paraId="3F0F2120" w14:textId="44D9C72A" w:rsidR="001E00AA" w:rsidRPr="007E64F4" w:rsidDel="004B44A9" w:rsidRDefault="001E00AA" w:rsidP="001E00AA">
      <w:pPr>
        <w:pStyle w:val="NoSpacing"/>
        <w:spacing w:line="276" w:lineRule="auto"/>
        <w:jc w:val="both"/>
        <w:rPr>
          <w:del w:id="1525" w:author="Emanuele Massaro" w:date="2025-10-22T16:35:00Z"/>
          <w:moveTo w:id="1526" w:author="Emanuele Massaro" w:date="2025-10-22T16:34:00Z"/>
          <w:b/>
          <w:bCs/>
          <w:szCs w:val="24"/>
          <w:lang w:val="en-IE"/>
        </w:rPr>
      </w:pPr>
      <w:moveTo w:id="1527" w:author="Emanuele Massaro" w:date="2025-10-22T16:34:00Z">
        <w:del w:id="1528" w:author="Emanuele Massaro" w:date="2025-10-22T16:35:00Z">
          <w:r w:rsidRPr="007E64F4" w:rsidDel="004B44A9">
            <w:rPr>
              <w:b/>
              <w:bCs/>
              <w:szCs w:val="24"/>
              <w:lang w:val="en-IE"/>
            </w:rPr>
            <w:delText xml:space="preserve">Figure </w:delText>
          </w:r>
          <w:r w:rsidRPr="007E64F4" w:rsidDel="001E00AA">
            <w:rPr>
              <w:b/>
              <w:bCs/>
              <w:szCs w:val="24"/>
              <w:lang w:val="en-IE"/>
            </w:rPr>
            <w:delText>3</w:delText>
          </w:r>
          <w:r w:rsidRPr="007E64F4" w:rsidDel="004B44A9">
            <w:rPr>
              <w:b/>
              <w:bCs/>
              <w:szCs w:val="24"/>
              <w:lang w:val="en-IE"/>
            </w:rPr>
            <w:delText>. Spatial distribution of the local R</w:delText>
          </w:r>
          <w:r w:rsidRPr="007E64F4" w:rsidDel="004B44A9">
            <w:rPr>
              <w:b/>
              <w:bCs/>
              <w:szCs w:val="24"/>
              <w:vertAlign w:val="superscript"/>
              <w:lang w:val="en-IE"/>
            </w:rPr>
            <w:delText>2</w:delText>
          </w:r>
          <w:r w:rsidRPr="007E64F4" w:rsidDel="004B44A9">
            <w:rPr>
              <w:b/>
              <w:bCs/>
              <w:szCs w:val="24"/>
              <w:lang w:val="en-IE"/>
            </w:rPr>
            <w:delText xml:space="preserve"> and distribution of the residuals of the spatial model (GWR-SL). </w:delText>
          </w:r>
        </w:del>
      </w:moveTo>
    </w:p>
    <w:moveToRangeEnd w:id="1522"/>
    <w:p w14:paraId="5CC59D57" w14:textId="77777777" w:rsidR="001E00AA" w:rsidDel="00DE451C" w:rsidRDefault="001E00AA" w:rsidP="00E537D0">
      <w:pPr>
        <w:pStyle w:val="NoSpacing"/>
        <w:spacing w:line="276" w:lineRule="auto"/>
        <w:rPr>
          <w:ins w:id="1529" w:author="Emanuele Massaro" w:date="2025-10-22T16:34:00Z"/>
          <w:del w:id="1530" w:author="Emanuele Massaro [2]" w:date="2025-11-10T16:07:00Z"/>
          <w:b/>
          <w:bCs/>
          <w:lang w:val="en-IE"/>
        </w:rPr>
      </w:pPr>
    </w:p>
    <w:p w14:paraId="349D357B" w14:textId="77777777" w:rsidR="001E00AA" w:rsidDel="00DE451C" w:rsidRDefault="001E00AA" w:rsidP="00E537D0">
      <w:pPr>
        <w:pStyle w:val="NoSpacing"/>
        <w:spacing w:line="276" w:lineRule="auto"/>
        <w:rPr>
          <w:ins w:id="1531" w:author="Emanuele Massaro" w:date="2025-10-22T16:34:00Z"/>
          <w:del w:id="1532" w:author="Emanuele Massaro [2]" w:date="2025-11-10T16:07:00Z"/>
          <w:b/>
          <w:bCs/>
          <w:lang w:val="en-IE"/>
        </w:rPr>
      </w:pPr>
    </w:p>
    <w:p w14:paraId="39105B29" w14:textId="77777777" w:rsidR="001E00AA" w:rsidRPr="00D00300" w:rsidDel="00DE451C" w:rsidRDefault="001E00AA" w:rsidP="00E537D0">
      <w:pPr>
        <w:pStyle w:val="NoSpacing"/>
        <w:spacing w:line="276" w:lineRule="auto"/>
        <w:rPr>
          <w:del w:id="1533" w:author="Emanuele Massaro [2]" w:date="2025-11-10T16:07:00Z"/>
          <w:b/>
          <w:bCs/>
          <w:lang w:val="en-IE"/>
        </w:rPr>
      </w:pPr>
    </w:p>
    <w:p w14:paraId="0DFE67DA" w14:textId="08AD3DCA" w:rsidR="00AD5C45" w:rsidRPr="00D00300" w:rsidDel="008249C8" w:rsidRDefault="004950C3" w:rsidP="00E537D0">
      <w:pPr>
        <w:pStyle w:val="NoSpacing"/>
        <w:rPr>
          <w:del w:id="1534" w:author="Emanuele Massaro" w:date="2025-10-22T16:30:00Z"/>
        </w:rPr>
      </w:pPr>
      <w:del w:id="1535" w:author="Emanuele Massaro" w:date="2025-10-22T16:30:00Z">
        <w:r w:rsidRPr="00D00300" w:rsidDel="008249C8">
          <w:rPr>
            <w:lang w:val="en-IE"/>
          </w:rPr>
          <w:delText>P</w:delText>
        </w:r>
        <w:r w:rsidR="00976CEB" w:rsidRPr="00D00300" w:rsidDel="008249C8">
          <w:rPr>
            <w:lang w:val="en-IE"/>
          </w:rPr>
          <w:delText>opulation density was most relevant</w:delText>
        </w:r>
        <w:r w:rsidRPr="00D00300" w:rsidDel="008249C8">
          <w:rPr>
            <w:lang w:val="en-IE"/>
          </w:rPr>
          <w:delText xml:space="preserve"> in Bulgarian provinces </w:delText>
        </w:r>
        <w:r w:rsidR="003E4020" w:rsidRPr="00D00300" w:rsidDel="008249C8">
          <w:rPr>
            <w:lang w:val="en-IE"/>
          </w:rPr>
          <w:delText>of Stara</w:delText>
        </w:r>
        <w:r w:rsidRPr="00D00300" w:rsidDel="008249C8">
          <w:rPr>
            <w:lang w:val="en-IE"/>
          </w:rPr>
          <w:delText xml:space="preserve"> Zagora, Gabrovo, and Haskovo </w:delText>
        </w:r>
        <w:r w:rsidR="00976CEB" w:rsidRPr="00D00300" w:rsidDel="008249C8">
          <w:rPr>
            <w:lang w:val="en-IE"/>
          </w:rPr>
          <w:delText xml:space="preserve">(estimates = </w:delText>
        </w:r>
        <w:r w:rsidRPr="00D00300" w:rsidDel="008249C8">
          <w:rPr>
            <w:lang w:val="en-IE"/>
          </w:rPr>
          <w:delText>6</w:delText>
        </w:r>
        <w:r w:rsidR="00976CEB" w:rsidRPr="00D00300" w:rsidDel="008249C8">
          <w:rPr>
            <w:lang w:val="en-IE"/>
          </w:rPr>
          <w:delText>.</w:delText>
        </w:r>
        <w:r w:rsidRPr="00D00300" w:rsidDel="008249C8">
          <w:rPr>
            <w:lang w:val="en-IE"/>
          </w:rPr>
          <w:delText>3</w:delText>
        </w:r>
        <w:r w:rsidR="00976CEB" w:rsidRPr="00D00300" w:rsidDel="008249C8">
          <w:rPr>
            <w:lang w:val="en-IE"/>
          </w:rPr>
          <w:delText xml:space="preserve">, </w:delText>
        </w:r>
        <w:r w:rsidRPr="00D00300" w:rsidDel="008249C8">
          <w:rPr>
            <w:lang w:val="en-IE"/>
          </w:rPr>
          <w:delText>5</w:delText>
        </w:r>
        <w:r w:rsidR="00976CEB" w:rsidRPr="00D00300" w:rsidDel="008249C8">
          <w:rPr>
            <w:lang w:val="en-IE"/>
          </w:rPr>
          <w:delText>.</w:delText>
        </w:r>
        <w:r w:rsidRPr="00D00300" w:rsidDel="008249C8">
          <w:rPr>
            <w:lang w:val="en-IE"/>
          </w:rPr>
          <w:delText>5</w:delText>
        </w:r>
        <w:r w:rsidR="00976CEB" w:rsidRPr="00D00300" w:rsidDel="008249C8">
          <w:rPr>
            <w:lang w:val="en-IE"/>
          </w:rPr>
          <w:delText xml:space="preserve">, and </w:delText>
        </w:r>
        <w:r w:rsidRPr="00D00300" w:rsidDel="008249C8">
          <w:rPr>
            <w:lang w:val="en-IE"/>
          </w:rPr>
          <w:delText>5</w:delText>
        </w:r>
        <w:r w:rsidR="00976CEB" w:rsidRPr="00D00300" w:rsidDel="008249C8">
          <w:rPr>
            <w:lang w:val="en-IE"/>
          </w:rPr>
          <w:delText>.</w:delText>
        </w:r>
        <w:r w:rsidRPr="00D00300" w:rsidDel="008249C8">
          <w:rPr>
            <w:lang w:val="en-IE"/>
          </w:rPr>
          <w:delText>4</w:delText>
        </w:r>
        <w:r w:rsidR="00976CEB" w:rsidRPr="00D00300" w:rsidDel="008249C8">
          <w:rPr>
            <w:lang w:val="en-IE"/>
          </w:rPr>
          <w:delText xml:space="preserve">, respectively), whereas it was least relevant </w:delText>
        </w:r>
        <w:r w:rsidRPr="00D00300" w:rsidDel="008249C8">
          <w:rPr>
            <w:lang w:val="en-IE"/>
          </w:rPr>
          <w:delText>Serbian province of Pčinja and Jablanička, and in the North Macedonian province of Skopski (estimates = -84.0, -82.7, and -76.7, respectively)</w:delText>
        </w:r>
        <w:r w:rsidR="00976CEB" w:rsidRPr="00D00300" w:rsidDel="008249C8">
          <w:rPr>
            <w:lang w:val="en-IE"/>
          </w:rPr>
          <w:delText xml:space="preserve"> (Figure 4).</w:delText>
        </w:r>
        <w:r w:rsidR="001B4291" w:rsidRPr="00D00300" w:rsidDel="008249C8">
          <w:rPr>
            <w:lang w:val="en-IE"/>
          </w:rPr>
          <w:delText xml:space="preserve"> When interpreting these figures, it is important to keep in mind that they refer to the incidence of WNV disease over Europe, at provincial level. Therefore, the prodromic or protective direction of their relevance depends on the incidence in the specific province.</w:delText>
        </w:r>
      </w:del>
    </w:p>
    <w:p w14:paraId="2A62A244" w14:textId="34B8C424" w:rsidR="00C071C8" w:rsidRPr="00D00300" w:rsidDel="004B44A9" w:rsidRDefault="00C071C8" w:rsidP="00C071C8">
      <w:pPr>
        <w:rPr>
          <w:del w:id="1536" w:author="Emanuele Massaro" w:date="2025-10-22T16:36:00Z"/>
          <w:lang w:val="en-IE"/>
        </w:rPr>
      </w:pPr>
      <w:del w:id="1537" w:author="Emanuele Massaro" w:date="2025-10-22T16:36:00Z">
        <w:r w:rsidRPr="00D00300" w:rsidDel="004B44A9">
          <w:rPr>
            <w:noProof/>
            <w:lang w:val="en-IE"/>
          </w:rPr>
          <w:drawing>
            <wp:inline distT="0" distB="0" distL="0" distR="0" wp14:anchorId="5515D985" wp14:editId="4246AE77">
              <wp:extent cx="5731510" cy="2381885"/>
              <wp:effectExtent l="0" t="0" r="0" b="5715"/>
              <wp:docPr id="1583826553" name="Picture 4"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26553" name="Picture 4" descr="A close-up of a map&#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del>
    </w:p>
    <w:p w14:paraId="24F7E4EB" w14:textId="53DD9520" w:rsidR="00C071C8" w:rsidRPr="00C071C8" w:rsidDel="004B44A9" w:rsidRDefault="00C071C8" w:rsidP="00C071C8">
      <w:pPr>
        <w:jc w:val="both"/>
        <w:rPr>
          <w:del w:id="1538" w:author="Emanuele Massaro" w:date="2025-10-22T16:36:00Z"/>
          <w:szCs w:val="24"/>
          <w:lang w:val="en-IE"/>
        </w:rPr>
      </w:pPr>
      <w:del w:id="1539" w:author="Emanuele Massaro" w:date="2025-10-22T16:36:00Z">
        <w:r w:rsidRPr="00C071C8" w:rsidDel="004B44A9">
          <w:rPr>
            <w:b/>
            <w:bCs/>
            <w:szCs w:val="24"/>
            <w:lang w:val="en-IE"/>
          </w:rPr>
          <w:delText xml:space="preserve">Figure </w:delText>
        </w:r>
      </w:del>
      <w:del w:id="1540" w:author="Emanuele Massaro" w:date="2025-10-22T16:35:00Z">
        <w:r w:rsidRPr="00C071C8" w:rsidDel="001E00AA">
          <w:rPr>
            <w:b/>
            <w:bCs/>
            <w:szCs w:val="24"/>
            <w:lang w:val="en-IE"/>
          </w:rPr>
          <w:delText>4</w:delText>
        </w:r>
      </w:del>
      <w:del w:id="1541" w:author="Emanuele Massaro" w:date="2025-10-22T16:36:00Z">
        <w:r w:rsidRPr="00C071C8" w:rsidDel="004B44A9">
          <w:rPr>
            <w:b/>
            <w:bCs/>
            <w:szCs w:val="24"/>
            <w:lang w:val="en-IE"/>
          </w:rPr>
          <w:delText xml:space="preserve">. Distribution of the significative coefficients by province/NUTS3 as outcome of interest. </w:delText>
        </w:r>
        <w:r w:rsidRPr="00C071C8" w:rsidDel="004B44A9">
          <w:rPr>
            <w:szCs w:val="24"/>
            <w:lang w:val="en-IE"/>
          </w:rPr>
          <w:delText>A) Spatial distribution of the main coefficients and geographic representation of the results in Table 2. B) Distribution of the single factors considered for the model.</w:delText>
        </w:r>
      </w:del>
    </w:p>
    <w:p w14:paraId="2DA3101D" w14:textId="77777777" w:rsidR="00C071C8" w:rsidDel="00DE451C" w:rsidRDefault="00C071C8" w:rsidP="00E537D0">
      <w:pPr>
        <w:pStyle w:val="NoSpacing"/>
        <w:rPr>
          <w:del w:id="1542" w:author="Emanuele Massaro [2]" w:date="2025-11-10T16:07:00Z"/>
          <w:b/>
          <w:bCs/>
          <w:sz w:val="20"/>
          <w:szCs w:val="20"/>
          <w:lang w:val="en-IE"/>
        </w:rPr>
      </w:pPr>
    </w:p>
    <w:p w14:paraId="2613D2E4" w14:textId="77777777" w:rsidR="003E6242" w:rsidDel="00DE451C" w:rsidRDefault="003E6242" w:rsidP="00E537D0">
      <w:pPr>
        <w:pStyle w:val="NoSpacing"/>
        <w:rPr>
          <w:ins w:id="1543" w:author="Emanuele Massaro" w:date="2025-10-22T16:36:00Z"/>
          <w:del w:id="1544" w:author="Emanuele Massaro [2]" w:date="2025-11-10T16:07:00Z"/>
          <w:b/>
          <w:bCs/>
          <w:lang w:val="en-IE"/>
        </w:rPr>
      </w:pPr>
    </w:p>
    <w:p w14:paraId="286DBD9F" w14:textId="13E1893B" w:rsidR="00444631" w:rsidRPr="00D00300" w:rsidRDefault="00F75736">
      <w:pPr>
        <w:spacing w:line="480" w:lineRule="auto"/>
        <w:rPr>
          <w:b/>
          <w:bCs/>
          <w:lang w:val="en-IE"/>
        </w:rPr>
        <w:pPrChange w:id="1545" w:author="Emanuele Massaro [2]" w:date="2025-11-10T16:27:00Z">
          <w:pPr>
            <w:pStyle w:val="NoSpacing"/>
          </w:pPr>
        </w:pPrChange>
      </w:pPr>
      <w:r w:rsidRPr="00D00300">
        <w:rPr>
          <w:b/>
          <w:bCs/>
          <w:lang w:val="en-IE"/>
        </w:rPr>
        <w:t>D</w:t>
      </w:r>
      <w:r w:rsidR="00444631" w:rsidRPr="00D00300">
        <w:rPr>
          <w:b/>
          <w:bCs/>
          <w:lang w:val="en-IE"/>
        </w:rPr>
        <w:t>iscussion</w:t>
      </w:r>
    </w:p>
    <w:p w14:paraId="3E821F04" w14:textId="203A9793" w:rsidR="007662D4" w:rsidRDefault="007662D4">
      <w:pPr>
        <w:pStyle w:val="NoSpacing"/>
        <w:rPr>
          <w:ins w:id="1546" w:author="Emanuele Massaro [2]" w:date="2025-11-10T16:27:00Z"/>
        </w:rPr>
        <w:pPrChange w:id="1547" w:author="Emanuele Massaro [2]" w:date="2025-11-10T16:27:00Z">
          <w:pPr>
            <w:pStyle w:val="NormalWeb"/>
          </w:pPr>
        </w:pPrChange>
      </w:pPr>
      <w:ins w:id="1548" w:author="Emanuele Massaro [2]" w:date="2025-11-10T16:27:00Z">
        <w:r>
          <w:t xml:space="preserve">Using a spatially lagged geographically weighted regression (GWR-SL) model at the provincial level across continental Europe (2005–2019), we aimed to disentangle the local influence of land cover and climatic factors on the incidence of West Nile virus (WNV) disease </w:t>
        </w:r>
        <w:r w:rsidRPr="0093614D">
          <w:t>in humans</w:t>
        </w:r>
        <w:r>
          <w:t xml:space="preserve">. Emerging and re-emerging mosquito-borne diseases (MBDs) remain a growing public health challenge, exposing millions of individuals to infection risk each year [5–7]. Control strategies primarily focus on reducing contact between humans and mosquitoes, both through personal protection and targeted vector control. These interventions are often guided by epidemiological models designed to identify the most suitable timing and location for preventive measures [15]. While climatic variables such as temperature and precipitation are well-established determinants of MBD dynamics [16–19], an increasing body of research shows that broader </w:t>
        </w:r>
        <w:r>
          <w:rPr>
            <w:rStyle w:val="Strong"/>
          </w:rPr>
          <w:t>environmental factors</w:t>
        </w:r>
        <w:r>
          <w:t xml:space="preserve">—including land use, vegetation, and surface water—also play a major role in shaping WNV risk [15]. Our analysis builds on this understanding by explicitly quantifying the joint influence of land-cover and climatic gradients on human WNV </w:t>
        </w:r>
      </w:ins>
      <w:ins w:id="1549" w:author="Nicola RICCETTI" w:date="2025-11-25T14:38:00Z">
        <w:r w:rsidR="0093614D">
          <w:t xml:space="preserve">disease </w:t>
        </w:r>
      </w:ins>
      <w:ins w:id="1550" w:author="Emanuele Massaro [2]" w:date="2025-11-10T16:27:00Z">
        <w:r>
          <w:t>incidence at a fine spatial resolution across Europe.</w:t>
        </w:r>
      </w:ins>
    </w:p>
    <w:p w14:paraId="20ECB8D8" w14:textId="11B45ECE" w:rsidR="007662D4" w:rsidRDefault="007662D4">
      <w:pPr>
        <w:pStyle w:val="NoSpacing"/>
        <w:rPr>
          <w:ins w:id="1551" w:author="Emanuele Massaro [2]" w:date="2025-11-10T16:27:00Z"/>
        </w:rPr>
        <w:pPrChange w:id="1552" w:author="Emanuele Massaro [2]" w:date="2025-11-10T16:27:00Z">
          <w:pPr>
            <w:pStyle w:val="NormalWeb"/>
          </w:pPr>
        </w:pPrChange>
      </w:pPr>
      <w:ins w:id="1553" w:author="Emanuele Massaro [2]" w:date="2025-11-10T16:27:00Z">
        <w:r>
          <w:t>Due to the availability of consistent data, the analysis focused on WNV, the only viral MBD with sufficient long-term coverage at the provincial scale. Our results show that several land-</w:t>
        </w:r>
        <w:r>
          <w:lastRenderedPageBreak/>
          <w:t xml:space="preserve">cover and climatic predictors were significantly associated with WNV </w:t>
        </w:r>
      </w:ins>
      <w:ins w:id="1554" w:author="Nicola RICCETTI" w:date="2025-11-25T14:38:00Z">
        <w:r w:rsidR="0093614D">
          <w:t xml:space="preserve">disease </w:t>
        </w:r>
      </w:ins>
      <w:ins w:id="1555" w:author="Emanuele Massaro [2]" w:date="2025-11-10T16:27:00Z">
        <w:r>
          <w:t>incidence</w:t>
        </w:r>
      </w:ins>
      <w:ins w:id="1556" w:author="Nicola RICCETTI" w:date="2025-11-25T14:38:00Z">
        <w:r w:rsidR="0093614D">
          <w:t xml:space="preserve"> </w:t>
        </w:r>
        <w:r w:rsidR="0093614D" w:rsidRPr="005C27D5">
          <w:t>in humans</w:t>
        </w:r>
      </w:ins>
      <w:ins w:id="1557" w:author="Emanuele Massaro [2]" w:date="2025-11-10T16:27:00Z">
        <w:r>
          <w:t xml:space="preserve">, whereas socio-economic variables (GDP per capita and population density) were not. This finding suggests that, at this spatial scale, </w:t>
        </w:r>
        <w:r>
          <w:rPr>
            <w:rStyle w:val="Strong"/>
          </w:rPr>
          <w:t>environmental heterogeneity</w:t>
        </w:r>
        <w:r>
          <w:t>—rather than economic or demographic differences—explains most of the spatial variation in disease incidence.</w:t>
        </w:r>
      </w:ins>
    </w:p>
    <w:p w14:paraId="347BE886" w14:textId="77777777" w:rsidR="007662D4" w:rsidRPr="007662D4" w:rsidRDefault="007662D4">
      <w:pPr>
        <w:pStyle w:val="NoSpacing"/>
        <w:rPr>
          <w:ins w:id="1558" w:author="Emanuele Massaro [2]" w:date="2025-11-10T16:27:00Z"/>
          <w:b/>
          <w:bCs/>
          <w:rPrChange w:id="1559" w:author="Emanuele Massaro [2]" w:date="2025-11-10T16:27:00Z">
            <w:rPr>
              <w:ins w:id="1560" w:author="Emanuele Massaro [2]" w:date="2025-11-10T16:27:00Z"/>
            </w:rPr>
          </w:rPrChange>
        </w:rPr>
        <w:pPrChange w:id="1561" w:author="Emanuele Massaro [2]" w:date="2025-11-10T16:27:00Z">
          <w:pPr>
            <w:pStyle w:val="Heading3"/>
          </w:pPr>
        </w:pPrChange>
      </w:pPr>
      <w:ins w:id="1562" w:author="Emanuele Massaro [2]" w:date="2025-11-10T16:27:00Z">
        <w:r w:rsidRPr="007D24F9">
          <w:rPr>
            <w:rStyle w:val="Strong"/>
          </w:rPr>
          <w:t>Land-cover effects</w:t>
        </w:r>
      </w:ins>
    </w:p>
    <w:p w14:paraId="10941D0C" w14:textId="5BA3A37C" w:rsidR="007662D4" w:rsidRDefault="007662D4">
      <w:pPr>
        <w:pStyle w:val="NoSpacing"/>
        <w:rPr>
          <w:ins w:id="1563" w:author="Emanuele Massaro [2]" w:date="2025-11-10T16:27:00Z"/>
        </w:rPr>
        <w:pPrChange w:id="1564" w:author="Emanuele Massaro [2]" w:date="2025-11-10T16:27:00Z">
          <w:pPr>
            <w:pStyle w:val="NormalWeb"/>
          </w:pPr>
        </w:pPrChange>
      </w:pPr>
      <w:ins w:id="1565" w:author="Emanuele Massaro [2]" w:date="2025-11-10T16:27:00Z">
        <w:r>
          <w:t xml:space="preserve">Among land-cover variables, </w:t>
        </w:r>
        <w:r>
          <w:rPr>
            <w:rStyle w:val="Strong"/>
          </w:rPr>
          <w:t>shrubland cover</w:t>
        </w:r>
        <w:r>
          <w:t xml:space="preserve"> showed the strongest and most spatially consistent positive association with WNV </w:t>
        </w:r>
      </w:ins>
      <w:ins w:id="1566" w:author="Nicola RICCETTI" w:date="2025-11-25T14:38:00Z">
        <w:r w:rsidR="0093614D">
          <w:t>di</w:t>
        </w:r>
      </w:ins>
      <w:ins w:id="1567" w:author="Nicola RICCETTI" w:date="2025-11-25T14:39:00Z">
        <w:r w:rsidR="0093614D">
          <w:t xml:space="preserve">sease </w:t>
        </w:r>
      </w:ins>
      <w:ins w:id="1568" w:author="Emanuele Massaro [2]" w:date="2025-11-10T16:27:00Z">
        <w:r>
          <w:t>incidence</w:t>
        </w:r>
      </w:ins>
      <w:ins w:id="1569" w:author="Nicola RICCETTI" w:date="2025-11-25T14:39:00Z">
        <w:r w:rsidR="0093614D">
          <w:t xml:space="preserve"> </w:t>
        </w:r>
        <w:r w:rsidR="0093614D" w:rsidRPr="005C27D5">
          <w:t>in humans</w:t>
        </w:r>
      </w:ins>
      <w:ins w:id="1570" w:author="Emanuele Massaro [2]" w:date="2025-11-10T16:27:00Z">
        <w:r>
          <w:t xml:space="preserve">, particularly across central and eastern Europe. These semi-natural environments may provide favorable conditions for </w:t>
        </w:r>
        <w:r>
          <w:rPr>
            <w:rStyle w:val="Emphasis"/>
          </w:rPr>
          <w:t>Culex</w:t>
        </w:r>
        <w:r>
          <w:t xml:space="preserve"> mosquitoes and avian reservoirs by combining vegetation density with suitable microclimatic conditions and standing water availability. In contrast, </w:t>
        </w:r>
        <w:r>
          <w:rPr>
            <w:rStyle w:val="Strong"/>
          </w:rPr>
          <w:t>forest cover</w:t>
        </w:r>
        <w:r>
          <w:t xml:space="preserve"> exhibited a significant negative association, especially in southern and western Europe, suggesting that closed-canopy forests may reduce vector breeding or host–vector contact. </w:t>
        </w:r>
        <w:r>
          <w:rPr>
            <w:rStyle w:val="Strong"/>
          </w:rPr>
          <w:t>Urban</w:t>
        </w:r>
        <w:r>
          <w:t xml:space="preserve"> and </w:t>
        </w:r>
        <w:r>
          <w:rPr>
            <w:rStyle w:val="Strong"/>
          </w:rPr>
          <w:t>cropland</w:t>
        </w:r>
        <w:r>
          <w:t xml:space="preserve"> covers had weaker, spatially variable effects. Urban areas tended to show small negative associations overall, with localized positive values in central Europe, </w:t>
        </w:r>
      </w:ins>
      <w:ins w:id="1571" w:author="Nicola RICCETTI" w:date="2025-11-25T15:12:00Z">
        <w:r w:rsidR="00160405">
          <w:t>which could be consistent with the already suggest</w:t>
        </w:r>
      </w:ins>
      <w:ins w:id="1572" w:author="Emanuele Massaro [2]" w:date="2025-11-10T16:27:00Z">
        <w:del w:id="1573" w:author="Nicola RICCETTI" w:date="2025-11-25T15:12:00Z">
          <w:r w:rsidDel="00160405">
            <w:delText>consistent with the</w:delText>
          </w:r>
        </w:del>
        <w:r>
          <w:t xml:space="preserve"> adaptability of </w:t>
        </w:r>
        <w:r>
          <w:rPr>
            <w:rStyle w:val="Emphasis"/>
          </w:rPr>
          <w:t>Culex pipiens</w:t>
        </w:r>
        <w:r>
          <w:t xml:space="preserve"> to peri-urban environments [15, 25, 28, 29]. </w:t>
        </w:r>
      </w:ins>
      <w:ins w:id="1574" w:author="Nicola RICCETTI" w:date="2025-11-25T15:14:00Z">
        <w:r w:rsidR="00160405">
          <w:t xml:space="preserve">Furthermore, this result could support the development of future </w:t>
        </w:r>
      </w:ins>
      <w:ins w:id="1575" w:author="Nicola RICCETTI" w:date="2025-11-25T15:13:00Z">
        <w:r w:rsidR="00160405">
          <w:t xml:space="preserve">research </w:t>
        </w:r>
      </w:ins>
      <w:ins w:id="1576" w:author="Nicola RICCETTI" w:date="2025-11-25T15:14:00Z">
        <w:r w:rsidR="00160405">
          <w:t xml:space="preserve">aiming at </w:t>
        </w:r>
      </w:ins>
      <w:ins w:id="1577" w:author="Nicola RICCETTI" w:date="2025-11-25T15:15:00Z">
        <w:r w:rsidR="00160405">
          <w:t xml:space="preserve">better </w:t>
        </w:r>
      </w:ins>
      <w:ins w:id="1578" w:author="Nicola RICCETTI" w:date="2025-11-25T15:14:00Z">
        <w:r w:rsidR="00160405">
          <w:t xml:space="preserve">understanding this potential relationship, between Culex pipiens and peri-urban environment. </w:t>
        </w:r>
      </w:ins>
      <w:ins w:id="1579" w:author="Emanuele Massaro [2]" w:date="2025-11-10T16:27:00Z">
        <w:r>
          <w:t xml:space="preserve">Cropland, especially in intensively cultivated regions of southeastern Europe, showed predominantly negative relationships, possibly reflecting the lower persistence of breeding sites in managed agricultural systems. Collectively, these patterns indicate that </w:t>
        </w:r>
        <w:r>
          <w:rPr>
            <w:rStyle w:val="Strong"/>
          </w:rPr>
          <w:t>land-cover configuration</w:t>
        </w:r>
        <w:r>
          <w:t>—the balance between natural, semi-natural, and managed habitats—strongly mediates local WNV risk and should be considered alongside climate in predictive and management frameworks.</w:t>
        </w:r>
      </w:ins>
    </w:p>
    <w:p w14:paraId="1D2B09F6" w14:textId="77777777" w:rsidR="007662D4" w:rsidRPr="007662D4" w:rsidRDefault="007662D4">
      <w:pPr>
        <w:pStyle w:val="NoSpacing"/>
        <w:rPr>
          <w:ins w:id="1580" w:author="Emanuele Massaro [2]" w:date="2025-11-10T16:27:00Z"/>
          <w:b/>
          <w:bCs/>
          <w:rPrChange w:id="1581" w:author="Emanuele Massaro [2]" w:date="2025-11-10T16:28:00Z">
            <w:rPr>
              <w:ins w:id="1582" w:author="Emanuele Massaro [2]" w:date="2025-11-10T16:27:00Z"/>
            </w:rPr>
          </w:rPrChange>
        </w:rPr>
        <w:pPrChange w:id="1583" w:author="Emanuele Massaro [2]" w:date="2025-11-10T16:27:00Z">
          <w:pPr>
            <w:pStyle w:val="Heading3"/>
          </w:pPr>
        </w:pPrChange>
      </w:pPr>
      <w:ins w:id="1584" w:author="Emanuele Massaro [2]" w:date="2025-11-10T16:27:00Z">
        <w:r w:rsidRPr="007D24F9">
          <w:rPr>
            <w:rStyle w:val="Strong"/>
          </w:rPr>
          <w:t>Climatic effects</w:t>
        </w:r>
      </w:ins>
    </w:p>
    <w:p w14:paraId="1729E97A" w14:textId="26D554E8" w:rsidR="007662D4" w:rsidRDefault="007662D4">
      <w:pPr>
        <w:pStyle w:val="NoSpacing"/>
        <w:rPr>
          <w:ins w:id="1585" w:author="Emanuele Massaro [2]" w:date="2025-11-10T16:27:00Z"/>
        </w:rPr>
        <w:pPrChange w:id="1586" w:author="Emanuele Massaro [2]" w:date="2025-11-10T16:27:00Z">
          <w:pPr>
            <w:pStyle w:val="NormalWeb"/>
          </w:pPr>
        </w:pPrChange>
      </w:pPr>
      <w:ins w:id="1587" w:author="Emanuele Massaro [2]" w:date="2025-11-10T16:27:00Z">
        <w:r>
          <w:lastRenderedPageBreak/>
          <w:t xml:space="preserve">Climatic variables exhibited strong and spatially structured associations with WNV </w:t>
        </w:r>
      </w:ins>
      <w:ins w:id="1588" w:author="Nicola RICCETTI" w:date="2025-11-25T14:39:00Z">
        <w:r w:rsidR="0093614D">
          <w:t xml:space="preserve">disease </w:t>
        </w:r>
      </w:ins>
      <w:ins w:id="1589" w:author="Emanuele Massaro [2]" w:date="2025-11-10T16:27:00Z">
        <w:r>
          <w:t>incidence</w:t>
        </w:r>
      </w:ins>
      <w:ins w:id="1590" w:author="Nicola RICCETTI" w:date="2025-11-25T14:39:00Z">
        <w:r w:rsidR="0093614D">
          <w:t xml:space="preserve"> </w:t>
        </w:r>
        <w:r w:rsidR="0093614D" w:rsidRPr="005C27D5">
          <w:t>in humans</w:t>
        </w:r>
      </w:ins>
      <w:ins w:id="1591" w:author="Emanuele Massaro [2]" w:date="2025-11-10T16:27:00Z">
        <w:r>
          <w:t xml:space="preserve">. </w:t>
        </w:r>
        <w:r>
          <w:rPr>
            <w:rStyle w:val="Strong"/>
          </w:rPr>
          <w:t>Mean summer temperature</w:t>
        </w:r>
        <w:r>
          <w:t xml:space="preserve"> was the most influential predictor, showing a pronounced positive effect across southeastern and eastern Europe, consistent with the known role of high temperatures in accelerating mosquito development, viral replication, and transmission efficiency [16–19, 34–39]. Conversely, </w:t>
        </w:r>
        <w:r>
          <w:rPr>
            <w:rStyle w:val="Strong"/>
          </w:rPr>
          <w:t>mean spring temperature</w:t>
        </w:r>
        <w:r>
          <w:t xml:space="preserve"> showed negative associations across southern Europe, suggesting that early-season warming may advance mosquito activity but shorten the window for peak viral amplification. The </w:t>
        </w:r>
        <w:r>
          <w:rPr>
            <w:rStyle w:val="Strong"/>
          </w:rPr>
          <w:t>number of consecutive dry days in spring</w:t>
        </w:r>
        <w:r>
          <w:t xml:space="preserve"> also correlated negatively with WNV </w:t>
        </w:r>
      </w:ins>
      <w:ins w:id="1592" w:author="Nicola RICCETTI" w:date="2025-11-25T14:39:00Z">
        <w:r w:rsidR="0093614D">
          <w:t xml:space="preserve">disease </w:t>
        </w:r>
      </w:ins>
      <w:ins w:id="1593" w:author="Emanuele Massaro [2]" w:date="2025-11-10T16:27:00Z">
        <w:r>
          <w:t>incidence</w:t>
        </w:r>
      </w:ins>
      <w:ins w:id="1594" w:author="Nicola RICCETTI" w:date="2025-11-25T14:39:00Z">
        <w:r w:rsidR="0093614D">
          <w:t xml:space="preserve"> </w:t>
        </w:r>
        <w:r w:rsidR="0093614D" w:rsidRPr="005C27D5">
          <w:t>in humans</w:t>
        </w:r>
      </w:ins>
      <w:ins w:id="1595" w:author="Emanuele Massaro [2]" w:date="2025-11-10T16:27:00Z">
        <w:r>
          <w:t xml:space="preserve">, especially in southern and eastern regions, underscoring the role of surface moisture in sustaining mosquito habitats. Winter conditions (precipitation and dry days) displayed weaker and spatially mixed effects, with modest positive associations in central and western Europe. Together, these findings confirm that </w:t>
        </w:r>
        <w:r>
          <w:rPr>
            <w:rStyle w:val="Strong"/>
          </w:rPr>
          <w:t>seasonal temperature and moisture balance</w:t>
        </w:r>
        <w:r>
          <w:t xml:space="preserve"> are central determinants of WNV transmission suitability across the continent.</w:t>
        </w:r>
      </w:ins>
    </w:p>
    <w:p w14:paraId="3DEEAF42" w14:textId="77777777" w:rsidR="007662D4" w:rsidRDefault="007662D4">
      <w:pPr>
        <w:pStyle w:val="NoSpacing"/>
        <w:rPr>
          <w:ins w:id="1596" w:author="Emanuele Massaro [2]" w:date="2025-11-10T16:27:00Z"/>
        </w:rPr>
        <w:pPrChange w:id="1597" w:author="Emanuele Massaro [2]" w:date="2025-11-10T16:27:00Z">
          <w:pPr>
            <w:pStyle w:val="NormalWeb"/>
          </w:pPr>
        </w:pPrChange>
      </w:pPr>
      <w:ins w:id="1598" w:author="Emanuele Massaro [2]" w:date="2025-11-10T16:27:00Z">
        <w:r>
          <w:t xml:space="preserve">It is important to note that these climatic coefficients describe long-term </w:t>
        </w:r>
        <w:r>
          <w:rPr>
            <w:rStyle w:val="Strong"/>
          </w:rPr>
          <w:t>suitability patterns</w:t>
        </w:r>
        <w:r>
          <w:t xml:space="preserve"> rather than short-term fluctuations. Because seasonal means were averaged over 15 years, the model reflects spatial differences in baseline climatic favorability rather than temporal responses to specific extreme events or interannual anomalies.</w:t>
        </w:r>
      </w:ins>
    </w:p>
    <w:p w14:paraId="08C64AD3" w14:textId="77777777" w:rsidR="007662D4" w:rsidRPr="007662D4" w:rsidRDefault="007662D4">
      <w:pPr>
        <w:pStyle w:val="NoSpacing"/>
        <w:rPr>
          <w:ins w:id="1599" w:author="Emanuele Massaro [2]" w:date="2025-11-10T16:27:00Z"/>
          <w:b/>
          <w:bCs/>
          <w:rPrChange w:id="1600" w:author="Emanuele Massaro [2]" w:date="2025-11-10T16:28:00Z">
            <w:rPr>
              <w:ins w:id="1601" w:author="Emanuele Massaro [2]" w:date="2025-11-10T16:27:00Z"/>
            </w:rPr>
          </w:rPrChange>
        </w:rPr>
        <w:pPrChange w:id="1602" w:author="Emanuele Massaro [2]" w:date="2025-11-10T16:27:00Z">
          <w:pPr>
            <w:pStyle w:val="Heading3"/>
          </w:pPr>
        </w:pPrChange>
      </w:pPr>
      <w:ins w:id="1603" w:author="Emanuele Massaro [2]" w:date="2025-11-10T16:27:00Z">
        <w:r w:rsidRPr="007D24F9">
          <w:rPr>
            <w:rStyle w:val="Strong"/>
          </w:rPr>
          <w:t>Model performance and spatial heterogeneity</w:t>
        </w:r>
      </w:ins>
    </w:p>
    <w:p w14:paraId="3A313DF2" w14:textId="7CA80BA0" w:rsidR="007662D4" w:rsidRDefault="007662D4">
      <w:pPr>
        <w:pStyle w:val="NoSpacing"/>
        <w:rPr>
          <w:ins w:id="1604" w:author="Emanuele Massaro [2]" w:date="2025-11-10T16:27:00Z"/>
        </w:rPr>
        <w:pPrChange w:id="1605" w:author="Emanuele Massaro [2]" w:date="2025-11-10T16:27:00Z">
          <w:pPr>
            <w:pStyle w:val="NormalWeb"/>
          </w:pPr>
        </w:pPrChange>
      </w:pPr>
      <w:ins w:id="1606" w:author="Emanuele Massaro [2]" w:date="2025-11-10T16:27:00Z">
        <w:r>
          <w:t xml:space="preserve">The GWR-SL model substantially improved model fit compared to the global OLS regression. While the OLS model explained approximately 46% of the variance in WNV </w:t>
        </w:r>
      </w:ins>
      <w:ins w:id="1607" w:author="Nicola RICCETTI" w:date="2025-11-25T14:39:00Z">
        <w:r w:rsidR="0093614D">
          <w:t xml:space="preserve">disease </w:t>
        </w:r>
      </w:ins>
      <w:ins w:id="1608" w:author="Emanuele Massaro [2]" w:date="2025-11-10T16:27:00Z">
        <w:r>
          <w:t>incidence</w:t>
        </w:r>
      </w:ins>
      <w:ins w:id="1609" w:author="Nicola RICCETTI" w:date="2025-11-25T14:39:00Z">
        <w:r w:rsidR="0093614D">
          <w:t xml:space="preserve"> </w:t>
        </w:r>
        <w:r w:rsidR="0093614D" w:rsidRPr="005C27D5">
          <w:t>in humans</w:t>
        </w:r>
      </w:ins>
      <w:ins w:id="1610" w:author="Emanuele Massaro [2]" w:date="2025-11-10T16:27:00Z">
        <w:r>
          <w:t xml:space="preserve">, the local GWR-SL model achieved a mean local R² of 0.69, ranging from 0.47 to 0.81. This improvement highlights that relationships between WNV </w:t>
        </w:r>
      </w:ins>
      <w:ins w:id="1611" w:author="Nicola RICCETTI" w:date="2025-11-25T14:39:00Z">
        <w:r w:rsidR="0093614D">
          <w:t xml:space="preserve">disease </w:t>
        </w:r>
      </w:ins>
      <w:ins w:id="1612" w:author="Emanuele Massaro [2]" w:date="2025-11-10T16:27:00Z">
        <w:r>
          <w:t>incidence</w:t>
        </w:r>
      </w:ins>
      <w:ins w:id="1613" w:author="Nicola RICCETTI" w:date="2025-11-25T14:39:00Z">
        <w:r w:rsidR="0093614D">
          <w:t xml:space="preserve"> </w:t>
        </w:r>
        <w:r w:rsidR="0093614D" w:rsidRPr="005C27D5">
          <w:t>in humans</w:t>
        </w:r>
      </w:ins>
      <w:ins w:id="1614" w:author="Emanuele Massaro [2]" w:date="2025-11-10T16:27:00Z">
        <w:r>
          <w:t xml:space="preserve"> and environmental factors vary significantly across space, reinforcing the need for geographically explicit models. Spatially adaptive approaches like GWR-SL allow for the identification of regional clusters where specific variables—such as </w:t>
        </w:r>
        <w:r>
          <w:lastRenderedPageBreak/>
          <w:t>shrubland cover or summer temperature—exert stronger effects, providing a nuanced understanding of ecological risk gradients.</w:t>
        </w:r>
      </w:ins>
    </w:p>
    <w:p w14:paraId="0E2236B9" w14:textId="77777777" w:rsidR="007662D4" w:rsidRPr="007662D4" w:rsidRDefault="007662D4">
      <w:pPr>
        <w:pStyle w:val="NoSpacing"/>
        <w:rPr>
          <w:ins w:id="1615" w:author="Emanuele Massaro [2]" w:date="2025-11-10T16:27:00Z"/>
          <w:b/>
          <w:bCs/>
          <w:rPrChange w:id="1616" w:author="Emanuele Massaro [2]" w:date="2025-11-10T16:28:00Z">
            <w:rPr>
              <w:ins w:id="1617" w:author="Emanuele Massaro [2]" w:date="2025-11-10T16:27:00Z"/>
            </w:rPr>
          </w:rPrChange>
        </w:rPr>
        <w:pPrChange w:id="1618" w:author="Emanuele Massaro [2]" w:date="2025-11-10T16:27:00Z">
          <w:pPr>
            <w:pStyle w:val="Heading3"/>
          </w:pPr>
        </w:pPrChange>
      </w:pPr>
      <w:ins w:id="1619" w:author="Emanuele Massaro [2]" w:date="2025-11-10T16:27:00Z">
        <w:r w:rsidRPr="007D24F9">
          <w:rPr>
            <w:rStyle w:val="Strong"/>
          </w:rPr>
          <w:t>Limitations and implications for public health</w:t>
        </w:r>
      </w:ins>
    </w:p>
    <w:p w14:paraId="519A0776" w14:textId="00FDB309" w:rsidR="007662D4" w:rsidRPr="007D24F9" w:rsidRDefault="007662D4">
      <w:pPr>
        <w:pStyle w:val="NoSpacing"/>
        <w:rPr>
          <w:ins w:id="1620" w:author="Emanuele Massaro [2]" w:date="2025-11-10T16:27:00Z"/>
        </w:rPr>
        <w:pPrChange w:id="1621" w:author="Emanuele Massaro [2]" w:date="2025-11-10T16:27:00Z">
          <w:pPr>
            <w:pStyle w:val="NormalWeb"/>
          </w:pPr>
        </w:pPrChange>
      </w:pPr>
      <w:ins w:id="1622" w:author="Emanuele Massaro [2]" w:date="2025-11-10T16:27:00Z">
        <w:r w:rsidRPr="007D24F9">
          <w:t xml:space="preserve">Some limitations must be acknowledged. The aggregation of detailed land-cover types into broad categories (e.g., “cropland” or “forest”) may obscure finer ecological variations, such as irrigation or vegetation structure, that influence mosquito habitats. </w:t>
        </w:r>
      </w:ins>
      <w:ins w:id="1623" w:author="Nicola RICCETTI" w:date="2025-11-25T15:05:00Z">
        <w:r w:rsidR="00160405">
          <w:t xml:space="preserve">In this scenario, further research on the topic might </w:t>
        </w:r>
      </w:ins>
      <w:ins w:id="1624" w:author="Nicola RICCETTI" w:date="2025-11-25T15:06:00Z">
        <w:r w:rsidR="00160405">
          <w:t xml:space="preserve">be looking at different land cover groupings or more granular land cover classes, both in single terms as well as in their interactions. </w:t>
        </w:r>
      </w:ins>
      <w:ins w:id="1625" w:author="Emanuele Massaro [2]" w:date="2025-11-10T16:27:00Z">
        <w:r w:rsidRPr="007D24F9">
          <w:t>Similarly,</w:t>
        </w:r>
      </w:ins>
      <w:ins w:id="1626" w:author="Nicola RICCETTI" w:date="2025-11-25T15:07:00Z">
        <w:r w:rsidR="00160405">
          <w:t xml:space="preserve"> the aggregation of the climatic variables in long-term seasonal averages </w:t>
        </w:r>
      </w:ins>
      <w:ins w:id="1627" w:author="Nicola RICCETTI" w:date="2025-11-25T15:08:00Z">
        <w:r w:rsidR="00160405">
          <w:t>represents rather a broad climatic suitability rather than climatic variability or extreme events; also in this context, further research could aim at disentangling the role</w:t>
        </w:r>
      </w:ins>
      <w:ins w:id="1628" w:author="Nicola RICCETTI" w:date="2025-11-25T15:09:00Z">
        <w:r w:rsidR="00160405">
          <w:t xml:space="preserve"> of climatic variables in WNV disease incidence in humans, within a geographically weighted regression approach.</w:t>
        </w:r>
      </w:ins>
      <w:ins w:id="1629" w:author="Emanuele Massaro [2]" w:date="2025-11-10T16:27:00Z">
        <w:r w:rsidRPr="007D24F9">
          <w:t xml:space="preserve"> </w:t>
        </w:r>
        <w:del w:id="1630" w:author="Nicola RICCETTI" w:date="2025-11-25T15:09:00Z">
          <w:r w:rsidRPr="007D24F9" w:rsidDel="00160405">
            <w:delText>d</w:delText>
          </w:r>
        </w:del>
      </w:ins>
      <w:ins w:id="1631" w:author="Nicola RICCETTI" w:date="2025-11-25T15:09:00Z">
        <w:r w:rsidR="00160405">
          <w:t>D</w:t>
        </w:r>
      </w:ins>
      <w:ins w:id="1632" w:author="Emanuele Massaro [2]" w:date="2025-11-10T16:27:00Z">
        <w:r w:rsidRPr="007D24F9">
          <w:t xml:space="preserve">ifferences in </w:t>
        </w:r>
        <w:r w:rsidRPr="007D24F9">
          <w:rPr>
            <w:rStyle w:val="Emphasis"/>
          </w:rPr>
          <w:t>Culex</w:t>
        </w:r>
        <w:r w:rsidRPr="007D24F9">
          <w:t xml:space="preserve"> vector species and avian host distributions across Europe could further explain regional contrasts in model coefficients. Underreporting also remains a concern, given that up to 80% of human WNV </w:t>
        </w:r>
        <w:del w:id="1633" w:author="Nicola RICCETTI" w:date="2025-11-25T15:04:00Z">
          <w:r w:rsidRPr="007D24F9" w:rsidDel="00160405">
            <w:delText>infections</w:delText>
          </w:r>
        </w:del>
      </w:ins>
      <w:ins w:id="1634" w:author="Nicola RICCETTI" w:date="2025-11-25T15:04:00Z">
        <w:r w:rsidR="00160405">
          <w:t>diseases</w:t>
        </w:r>
      </w:ins>
      <w:ins w:id="1635" w:author="Emanuele Massaro [2]" w:date="2025-11-10T16:27:00Z">
        <w:r w:rsidRPr="007D24F9">
          <w:t xml:space="preserve"> are asymptomatic [47], potentially biasing incidence data toward countries with stronger surveillance systems.</w:t>
        </w:r>
      </w:ins>
      <w:ins w:id="1636" w:author="Nicola RICCETTI" w:date="2025-11-25T15:17:00Z">
        <w:r w:rsidR="00F24F06">
          <w:t xml:space="preserve"> This becomes even more relevant when considering that our approach allowed us to consider only WNV disease cases in human, which had a non-missing province of infection. This has inevitably </w:t>
        </w:r>
      </w:ins>
      <w:ins w:id="1637" w:author="Nicola RICCETTI" w:date="2025-11-25T15:18:00Z">
        <w:r w:rsidR="00F24F06">
          <w:t>limited further our study population (</w:t>
        </w:r>
      </w:ins>
      <w:ins w:id="1638" w:author="Nicola RICCETTI" w:date="2025-11-25T15:19:00Z">
        <w:r w:rsidR="00F24F06" w:rsidRPr="00F24F06">
          <w:rPr>
            <w:highlight w:val="yellow"/>
            <w:lang w:val="en-IE"/>
            <w:rPrChange w:id="1639" w:author="Nicola RICCETTI" w:date="2025-11-25T15:20:00Z">
              <w:rPr>
                <w:lang w:val="en-IE"/>
              </w:rPr>
            </w:rPrChange>
          </w:rPr>
          <w:t>3379 WNV disease human cases,</w:t>
        </w:r>
        <w:r w:rsidR="00F24F06">
          <w:rPr>
            <w:lang w:val="en-IE"/>
          </w:rPr>
          <w:t xml:space="preserve"> </w:t>
        </w:r>
      </w:ins>
      <w:ins w:id="1640" w:author="Nicola RICCETTI" w:date="2025-11-25T15:18:00Z">
        <w:r w:rsidR="00F24F06">
          <w:t xml:space="preserve">), potentially including further bias in the sample. </w:t>
        </w:r>
      </w:ins>
    </w:p>
    <w:p w14:paraId="1D1D12CF" w14:textId="77777777" w:rsidR="007662D4" w:rsidRPr="007D24F9" w:rsidRDefault="007662D4">
      <w:pPr>
        <w:pStyle w:val="NoSpacing"/>
        <w:rPr>
          <w:ins w:id="1641" w:author="Emanuele Massaro [2]" w:date="2025-11-10T16:27:00Z"/>
        </w:rPr>
        <w:pPrChange w:id="1642" w:author="Emanuele Massaro [2]" w:date="2025-11-10T16:27:00Z">
          <w:pPr>
            <w:pStyle w:val="NormalWeb"/>
          </w:pPr>
        </w:pPrChange>
      </w:pPr>
      <w:ins w:id="1643" w:author="Emanuele Massaro [2]" w:date="2025-11-10T16:27:00Z">
        <w:r w:rsidRPr="007D24F9">
          <w:t xml:space="preserve">Despite these limitations, the findings offer clear implications for </w:t>
        </w:r>
        <w:r w:rsidRPr="007662D4">
          <w:rPr>
            <w:rStyle w:val="Strong"/>
            <w:b w:val="0"/>
            <w:bCs w:val="0"/>
            <w:rPrChange w:id="1644" w:author="Emanuele Massaro [2]" w:date="2025-11-10T16:28:00Z">
              <w:rPr>
                <w:rStyle w:val="Strong"/>
                <w:rFonts w:eastAsiaTheme="majorEastAsia"/>
              </w:rPr>
            </w:rPrChange>
          </w:rPr>
          <w:t>public health and environmental management</w:t>
        </w:r>
        <w:r w:rsidRPr="007D24F9">
          <w:t xml:space="preserve">. Rather than prescribing direct land-cover modification (e.g., removing shrubs or draining wetlands), the results highlight where </w:t>
        </w:r>
        <w:r w:rsidRPr="007662D4">
          <w:rPr>
            <w:rStyle w:val="Strong"/>
            <w:b w:val="0"/>
            <w:bCs w:val="0"/>
            <w:rPrChange w:id="1645" w:author="Emanuele Massaro [2]" w:date="2025-11-10T16:28:00Z">
              <w:rPr>
                <w:rStyle w:val="Strong"/>
                <w:rFonts w:eastAsiaTheme="majorEastAsia"/>
              </w:rPr>
            </w:rPrChange>
          </w:rPr>
          <w:t>specific combinations of land and climate conditions</w:t>
        </w:r>
        <w:r w:rsidRPr="007D24F9">
          <w:t xml:space="preserve"> create favorable ecological niches for WNV transmission. These areas—particularly shrub-dominated or peri-urban landscapes under warm summer </w:t>
        </w:r>
        <w:r w:rsidRPr="007D24F9">
          <w:lastRenderedPageBreak/>
          <w:t xml:space="preserve">regimes—should be prioritized for </w:t>
        </w:r>
        <w:r w:rsidRPr="007662D4">
          <w:rPr>
            <w:rStyle w:val="Strong"/>
            <w:b w:val="0"/>
            <w:bCs w:val="0"/>
            <w:rPrChange w:id="1646" w:author="Emanuele Massaro [2]" w:date="2025-11-10T16:28:00Z">
              <w:rPr>
                <w:rStyle w:val="Strong"/>
                <w:rFonts w:eastAsiaTheme="majorEastAsia"/>
              </w:rPr>
            </w:rPrChange>
          </w:rPr>
          <w:t>vector surveillance, larval habitat monitoring, and community awareness programs</w:t>
        </w:r>
        <w:r w:rsidRPr="007D24F9">
          <w:t xml:space="preserve">. In practice, such evidence can inform </w:t>
        </w:r>
        <w:r w:rsidRPr="007662D4">
          <w:rPr>
            <w:rStyle w:val="Strong"/>
            <w:b w:val="0"/>
            <w:bCs w:val="0"/>
            <w:rPrChange w:id="1647" w:author="Emanuele Massaro [2]" w:date="2025-11-10T16:28:00Z">
              <w:rPr>
                <w:rStyle w:val="Strong"/>
                <w:rFonts w:eastAsiaTheme="majorEastAsia"/>
              </w:rPr>
            </w:rPrChange>
          </w:rPr>
          <w:t>targeted vector control</w:t>
        </w:r>
        <w:r w:rsidRPr="007D24F9">
          <w:t xml:space="preserve"> (e.g., larviciding in semi-natural zones), </w:t>
        </w:r>
        <w:r w:rsidRPr="007662D4">
          <w:rPr>
            <w:rStyle w:val="Strong"/>
            <w:b w:val="0"/>
            <w:bCs w:val="0"/>
            <w:rPrChange w:id="1648" w:author="Emanuele Massaro [2]" w:date="2025-11-10T16:28:00Z">
              <w:rPr>
                <w:rStyle w:val="Strong"/>
                <w:rFonts w:eastAsiaTheme="majorEastAsia"/>
              </w:rPr>
            </w:rPrChange>
          </w:rPr>
          <w:t>urban planning measures</w:t>
        </w:r>
        <w:r w:rsidRPr="007D24F9">
          <w:t xml:space="preserve"> (e.g., maintaining vegetative buffers away from standing water), and </w:t>
        </w:r>
        <w:r w:rsidRPr="007662D4">
          <w:rPr>
            <w:rStyle w:val="Strong"/>
            <w:b w:val="0"/>
            <w:bCs w:val="0"/>
            <w:rPrChange w:id="1649" w:author="Emanuele Massaro [2]" w:date="2025-11-10T16:28:00Z">
              <w:rPr>
                <w:rStyle w:val="Strong"/>
                <w:rFonts w:eastAsiaTheme="majorEastAsia"/>
              </w:rPr>
            </w:rPrChange>
          </w:rPr>
          <w:t>risk communication</w:t>
        </w:r>
        <w:r w:rsidRPr="007D24F9">
          <w:t xml:space="preserve"> in high-risk regions. Conversely, recognizing areas where forested or intensively cultivated landscapes act as natural buffers may help optimize the allocation of limited surveillance and control resources.</w:t>
        </w:r>
      </w:ins>
    </w:p>
    <w:p w14:paraId="7F6759F9" w14:textId="77777777" w:rsidR="007662D4" w:rsidRPr="007D24F9" w:rsidRDefault="007662D4">
      <w:pPr>
        <w:pStyle w:val="NoSpacing"/>
        <w:rPr>
          <w:ins w:id="1650" w:author="Emanuele Massaro [2]" w:date="2025-11-10T16:27:00Z"/>
        </w:rPr>
        <w:pPrChange w:id="1651" w:author="Emanuele Massaro [2]" w:date="2025-11-10T16:27:00Z">
          <w:pPr>
            <w:pStyle w:val="NormalWeb"/>
          </w:pPr>
        </w:pPrChange>
      </w:pPr>
      <w:ins w:id="1652" w:author="Emanuele Massaro [2]" w:date="2025-11-10T16:27:00Z">
        <w:r w:rsidRPr="007D24F9">
          <w:t xml:space="preserve">Overall, this study underscores that understanding the </w:t>
        </w:r>
        <w:r w:rsidRPr="007662D4">
          <w:rPr>
            <w:rStyle w:val="Strong"/>
            <w:b w:val="0"/>
            <w:bCs w:val="0"/>
            <w:rPrChange w:id="1653" w:author="Emanuele Massaro [2]" w:date="2025-11-10T16:28:00Z">
              <w:rPr>
                <w:rStyle w:val="Strong"/>
                <w:rFonts w:eastAsiaTheme="majorEastAsia"/>
              </w:rPr>
            </w:rPrChange>
          </w:rPr>
          <w:t>spatial interplay between land use and climate</w:t>
        </w:r>
        <w:r w:rsidRPr="007D24F9">
          <w:t xml:space="preserve"> is essential to anticipate WNV risk under current and future environmental change. As Europe faces ongoing warming and land-use intensification, integrating ecological indicators into early warning systems will be vital to improve outbreak preparedness, guide localized interventions, and reduce the public health burden of mosquito-borne diseases.</w:t>
        </w:r>
      </w:ins>
    </w:p>
    <w:p w14:paraId="0D438639" w14:textId="6C5D9AC7" w:rsidR="00C63F43" w:rsidRPr="00D00300" w:rsidDel="00DE451C" w:rsidRDefault="00C63F43" w:rsidP="00D508DE">
      <w:pPr>
        <w:pStyle w:val="NoSpacing"/>
        <w:rPr>
          <w:del w:id="1654" w:author="Emanuele Massaro [2]" w:date="2025-11-10T16:16:00Z"/>
          <w:lang w:val="en-IE"/>
        </w:rPr>
      </w:pPr>
      <w:del w:id="1655" w:author="Emanuele Massaro [2]" w:date="2025-11-10T16:16:00Z">
        <w:r w:rsidRPr="00D00300" w:rsidDel="00DE451C">
          <w:rPr>
            <w:lang w:val="en-IE"/>
          </w:rPr>
          <w:delText xml:space="preserve">Using a </w:delText>
        </w:r>
        <w:r w:rsidR="00284F16" w:rsidRPr="00D00300" w:rsidDel="00DE451C">
          <w:rPr>
            <w:lang w:val="en-IE"/>
          </w:rPr>
          <w:delText>spatial regression model (GWR-SL)</w:delText>
        </w:r>
        <w:r w:rsidRPr="00D00300" w:rsidDel="00DE451C">
          <w:rPr>
            <w:lang w:val="en-IE"/>
          </w:rPr>
          <w:delText xml:space="preserve"> at provincial level over all continental Europe (2005-2019), we aimed at disentangling the </w:delText>
        </w:r>
        <w:r w:rsidR="00A3292B" w:rsidRPr="00D00300" w:rsidDel="00DE451C">
          <w:rPr>
            <w:lang w:val="en-IE"/>
          </w:rPr>
          <w:delText xml:space="preserve">local </w:delText>
        </w:r>
        <w:r w:rsidRPr="00D00300" w:rsidDel="00DE451C">
          <w:rPr>
            <w:lang w:val="en-IE"/>
          </w:rPr>
          <w:delText>role of land cover on the incidence of viral mosquito-borne diseases human cases, given socio-demographic, and climatic factors. This</w:delText>
        </w:r>
        <w:r w:rsidR="00C83B29" w:rsidRPr="00D00300" w:rsidDel="00DE451C">
          <w:rPr>
            <w:lang w:val="en-IE"/>
          </w:rPr>
          <w:delText xml:space="preserve"> is</w:delText>
        </w:r>
        <w:r w:rsidRPr="00D00300" w:rsidDel="00DE451C">
          <w:rPr>
            <w:lang w:val="en-IE"/>
          </w:rPr>
          <w:delText xml:space="preserve"> because, </w:delText>
        </w:r>
        <w:r w:rsidR="00A33749" w:rsidRPr="00D00300" w:rsidDel="00DE451C">
          <w:rPr>
            <w:lang w:val="en-IE"/>
          </w:rPr>
          <w:delText xml:space="preserve">emerging and re-emerging </w:delText>
        </w:r>
        <w:r w:rsidRPr="00D00300" w:rsidDel="00DE451C">
          <w:rPr>
            <w:lang w:val="en-IE"/>
          </w:rPr>
          <w:delText>viral mosquito-borne diseases are a significant</w:delText>
        </w:r>
        <w:r w:rsidR="00A33749" w:rsidRPr="00D00300" w:rsidDel="00DE451C">
          <w:rPr>
            <w:lang w:val="en-IE"/>
          </w:rPr>
          <w:delText xml:space="preserve"> public health threat, with millions of individuals at risk </w:delText>
        </w:r>
        <w:r w:rsidR="00241F3C" w:rsidRPr="00D00300" w:rsidDel="00DE451C">
          <w:rPr>
            <w:lang w:val="en-IE"/>
          </w:rPr>
          <w:delText>of exposure to infection</w:delText>
        </w:r>
        <w:r w:rsidR="00A33749" w:rsidRPr="00D00300" w:rsidDel="00DE451C">
          <w:rPr>
            <w:lang w:val="en-IE"/>
          </w:rPr>
          <w:delText xml:space="preserve"> </w:delText>
        </w:r>
        <w:r w:rsidR="00FA1A24" w:rsidRPr="00D00300" w:rsidDel="00DE451C">
          <w:rPr>
            <w:szCs w:val="24"/>
            <w:lang w:val="en-IE"/>
          </w:rPr>
          <w:delText>[5-7]</w:delText>
        </w:r>
        <w:r w:rsidRPr="00D00300" w:rsidDel="00DE451C">
          <w:rPr>
            <w:lang w:val="en-IE"/>
          </w:rPr>
          <w:delText xml:space="preserve">. To date, the effort to control these diseases focus on preventing the contact between humans and vectors, at both personal </w:delText>
        </w:r>
        <w:r w:rsidR="0014449F" w:rsidRPr="00D00300" w:rsidDel="00DE451C">
          <w:rPr>
            <w:lang w:val="en-IE"/>
          </w:rPr>
          <w:delText>and</w:delText>
        </w:r>
        <w:r w:rsidRPr="00D00300" w:rsidDel="00DE451C">
          <w:rPr>
            <w:lang w:val="en-IE"/>
          </w:rPr>
          <w:delText xml:space="preserve"> general level</w:delText>
        </w:r>
        <w:r w:rsidR="0014449F" w:rsidRPr="00D00300" w:rsidDel="00DE451C">
          <w:rPr>
            <w:lang w:val="en-IE"/>
          </w:rPr>
          <w:delText>s</w:delText>
        </w:r>
        <w:r w:rsidRPr="00D00300" w:rsidDel="00DE451C">
          <w:rPr>
            <w:lang w:val="en-IE"/>
          </w:rPr>
          <w:delText>. The latter interventions are often guided by epidemiological models, which should inform about the most opportune moment</w:delText>
        </w:r>
        <w:r w:rsidR="00A3292B" w:rsidRPr="00D00300" w:rsidDel="00DE451C">
          <w:rPr>
            <w:lang w:val="en-IE"/>
          </w:rPr>
          <w:delText xml:space="preserve"> and location</w:delText>
        </w:r>
        <w:r w:rsidRPr="00D00300" w:rsidDel="00DE451C">
          <w:rPr>
            <w:lang w:val="en-IE"/>
          </w:rPr>
          <w:delText xml:space="preserve"> to put them in place, to obtain the largest benefit </w:delText>
        </w:r>
        <w:r w:rsidR="00FA1A24" w:rsidRPr="00D00300" w:rsidDel="00DE451C">
          <w:rPr>
            <w:lang w:val="en-IE"/>
          </w:rPr>
          <w:delText>[15]</w:delText>
        </w:r>
        <w:r w:rsidRPr="00D00300" w:rsidDel="00DE451C">
          <w:rPr>
            <w:lang w:val="en-IE"/>
          </w:rPr>
          <w:delText>. These models are mostly based on climatic variables (most notably temperature and precipitations)</w:delText>
        </w:r>
        <w:r w:rsidR="00FA1A24" w:rsidRPr="00D00300" w:rsidDel="00DE451C">
          <w:rPr>
            <w:lang w:val="en-IE"/>
          </w:rPr>
          <w:delText xml:space="preserve"> [15]</w:delText>
        </w:r>
        <w:r w:rsidRPr="00D00300" w:rsidDel="00DE451C">
          <w:rPr>
            <w:lang w:val="en-IE"/>
          </w:rPr>
          <w:delText xml:space="preserve">, which are known to be extremely influential on </w:delText>
        </w:r>
        <w:r w:rsidR="00C83B29" w:rsidRPr="00D00300" w:rsidDel="00DE451C">
          <w:rPr>
            <w:lang w:val="en-IE"/>
          </w:rPr>
          <w:delText xml:space="preserve">the </w:delText>
        </w:r>
        <w:r w:rsidRPr="00D00300" w:rsidDel="00DE451C">
          <w:rPr>
            <w:lang w:val="en-IE"/>
          </w:rPr>
          <w:delText xml:space="preserve">population dynamics and distribution of both vectors and hosts of MBDs </w:delText>
        </w:r>
        <w:r w:rsidR="00FA1A24" w:rsidRPr="00D00300" w:rsidDel="00DE451C">
          <w:rPr>
            <w:lang w:val="en-IE"/>
          </w:rPr>
          <w:delText>[16-19]</w:delText>
        </w:r>
        <w:r w:rsidRPr="00D00300" w:rsidDel="00DE451C">
          <w:rPr>
            <w:lang w:val="en-IE"/>
          </w:rPr>
          <w:delText xml:space="preserve">. Thus, our goal was to disentangle the eventual association of land cover to the incidence of viral MBDs in humans, given climatic factors. </w:delText>
        </w:r>
      </w:del>
    </w:p>
    <w:p w14:paraId="56CC3A6D" w14:textId="64007C49" w:rsidR="00C63F43" w:rsidRPr="00D00300" w:rsidDel="00DE451C" w:rsidRDefault="00C63F43" w:rsidP="00E537D0">
      <w:pPr>
        <w:pStyle w:val="NoSpacing"/>
        <w:rPr>
          <w:del w:id="1656" w:author="Emanuele Massaro [2]" w:date="2025-11-10T16:16:00Z"/>
          <w:lang w:val="en-IE"/>
        </w:rPr>
      </w:pPr>
      <w:del w:id="1657" w:author="Emanuele Massaro [2]" w:date="2025-11-10T16:16:00Z">
        <w:r w:rsidRPr="00D00300" w:rsidDel="00DE451C">
          <w:rPr>
            <w:lang w:val="en-IE"/>
          </w:rPr>
          <w:delText xml:space="preserve">Due to the large </w:delText>
        </w:r>
        <w:r w:rsidR="00C83B29" w:rsidRPr="00D00300" w:rsidDel="00DE451C">
          <w:rPr>
            <w:lang w:val="en-IE"/>
          </w:rPr>
          <w:delText xml:space="preserve">number </w:delText>
        </w:r>
        <w:r w:rsidRPr="00D00300" w:rsidDel="00DE451C">
          <w:rPr>
            <w:lang w:val="en-IE"/>
          </w:rPr>
          <w:delText xml:space="preserve">of missing values for the province of infection among official records of viral MBDs, our original aim of observing the role of land cover through all viral MBDs had to be adjusted to consider only West Nile virus (WNV) disease. </w:delText>
        </w:r>
        <w:r w:rsidR="00CC0DAF" w:rsidRPr="00D00300" w:rsidDel="00DE451C">
          <w:rPr>
            <w:lang w:val="en-IE"/>
          </w:rPr>
          <w:delText>O</w:delText>
        </w:r>
        <w:r w:rsidRPr="00D00300" w:rsidDel="00DE451C">
          <w:rPr>
            <w:lang w:val="en-IE"/>
          </w:rPr>
          <w:delText xml:space="preserve">ur results suggest that all considered land cover factors as well as the socio-demographic factor considered (i.e., gross-domestic product per person) were significantly associated with the incidence of WNV disease in humans, given </w:delText>
        </w:r>
        <w:r w:rsidR="00A3292B" w:rsidRPr="00D00300" w:rsidDel="00DE451C">
          <w:rPr>
            <w:lang w:val="en-IE"/>
          </w:rPr>
          <w:delText xml:space="preserve">the effect </w:delText>
        </w:r>
        <w:r w:rsidRPr="00D00300" w:rsidDel="00DE451C">
          <w:rPr>
            <w:lang w:val="en-IE"/>
          </w:rPr>
          <w:delText xml:space="preserve">climatic parameters (i.e., seasonal temperature, precipitation, growth days, and dry days). </w:delText>
        </w:r>
      </w:del>
    </w:p>
    <w:p w14:paraId="73EA5045" w14:textId="07C95D11" w:rsidR="00C63F43" w:rsidRPr="00D00300" w:rsidDel="00DE451C" w:rsidRDefault="00D44ED2" w:rsidP="00E537D0">
      <w:pPr>
        <w:pStyle w:val="NoSpacing"/>
        <w:rPr>
          <w:del w:id="1658" w:author="Emanuele Massaro [2]" w:date="2025-11-10T16:16:00Z"/>
          <w:lang w:val="en-IE"/>
        </w:rPr>
      </w:pPr>
      <w:del w:id="1659" w:author="Emanuele Massaro [2]" w:date="2025-11-10T16:16:00Z">
        <w:r w:rsidRPr="00D00300" w:rsidDel="00DE451C">
          <w:rPr>
            <w:lang w:val="en-IE"/>
          </w:rPr>
          <w:delText xml:space="preserve">In our results, the </w:delText>
        </w:r>
        <w:r w:rsidR="00C63F43" w:rsidRPr="00D00300" w:rsidDel="00DE451C">
          <w:rPr>
            <w:lang w:val="en-IE"/>
          </w:rPr>
          <w:delText xml:space="preserve">strongest association between land cover and WNV disease incidence in humans were for </w:delText>
        </w:r>
        <w:r w:rsidR="0068037F" w:rsidRPr="00D00300" w:rsidDel="00DE451C">
          <w:rPr>
            <w:lang w:val="en-IE"/>
          </w:rPr>
          <w:delText>shrub</w:delText>
        </w:r>
        <w:r w:rsidR="002029C6" w:rsidRPr="00D00300" w:rsidDel="00DE451C">
          <w:rPr>
            <w:lang w:val="en-IE"/>
          </w:rPr>
          <w:delText xml:space="preserve"> (estimate = </w:delText>
        </w:r>
        <w:r w:rsidR="000552B8" w:rsidRPr="00D00300" w:rsidDel="00DE451C">
          <w:rPr>
            <w:lang w:val="en-IE"/>
          </w:rPr>
          <w:delText>1.42</w:delText>
        </w:r>
        <w:r w:rsidR="002029C6" w:rsidRPr="00D00300" w:rsidDel="00DE451C">
          <w:rPr>
            <w:lang w:val="en-IE"/>
          </w:rPr>
          <w:delText xml:space="preserve">, </w:delText>
        </w:r>
        <w:r w:rsidR="002029C6" w:rsidRPr="00D00300" w:rsidDel="00DE451C">
          <w:rPr>
            <w:i/>
            <w:lang w:val="en-IE"/>
          </w:rPr>
          <w:delText>p</w:delText>
        </w:r>
        <w:r w:rsidR="0068037F" w:rsidRPr="00D00300" w:rsidDel="00DE451C">
          <w:rPr>
            <w:lang w:val="en-IE"/>
          </w:rPr>
          <w:delText xml:space="preserve"> </w:delText>
        </w:r>
        <w:r w:rsidR="000552B8" w:rsidRPr="00D00300" w:rsidDel="00DE451C">
          <w:rPr>
            <w:lang w:val="en-IE"/>
          </w:rPr>
          <w:delText>&lt;.001</w:delText>
        </w:r>
        <w:r w:rsidR="002029C6" w:rsidRPr="00D00300" w:rsidDel="00DE451C">
          <w:rPr>
            <w:lang w:val="en-IE"/>
          </w:rPr>
          <w:delText>),</w:delText>
        </w:r>
        <w:r w:rsidR="0068037F" w:rsidRPr="00D00300" w:rsidDel="00DE451C">
          <w:rPr>
            <w:lang w:val="en-IE"/>
          </w:rPr>
          <w:delText xml:space="preserve"> </w:delText>
        </w:r>
        <w:r w:rsidR="000552B8" w:rsidRPr="00D00300" w:rsidDel="00DE451C">
          <w:rPr>
            <w:lang w:val="en-IE"/>
          </w:rPr>
          <w:delText xml:space="preserve">urban (estimate = 0.778, </w:delText>
        </w:r>
        <w:r w:rsidR="000552B8" w:rsidRPr="00D00300" w:rsidDel="00DE451C">
          <w:rPr>
            <w:i/>
            <w:lang w:val="en-IE"/>
          </w:rPr>
          <w:delText>p</w:delText>
        </w:r>
        <w:r w:rsidR="000552B8" w:rsidRPr="00D00300" w:rsidDel="00DE451C">
          <w:rPr>
            <w:lang w:val="en-IE"/>
          </w:rPr>
          <w:delText xml:space="preserve"> = .003)</w:delText>
        </w:r>
        <w:r w:rsidR="003E4020" w:rsidRPr="00D00300" w:rsidDel="00DE451C">
          <w:rPr>
            <w:lang w:val="en-IE"/>
          </w:rPr>
          <w:delText>, and</w:delText>
        </w:r>
        <w:r w:rsidRPr="00D00300" w:rsidDel="00DE451C">
          <w:rPr>
            <w:lang w:val="en-IE"/>
          </w:rPr>
          <w:delText xml:space="preserve"> water </w:delText>
        </w:r>
        <w:r w:rsidR="000552B8" w:rsidRPr="00D00300" w:rsidDel="00DE451C">
          <w:rPr>
            <w:lang w:val="en-IE"/>
          </w:rPr>
          <w:delText xml:space="preserve">land cover </w:delText>
        </w:r>
        <w:r w:rsidRPr="00D00300" w:rsidDel="00DE451C">
          <w:rPr>
            <w:lang w:val="en-IE"/>
          </w:rPr>
          <w:delText>(estimate = 0.</w:delText>
        </w:r>
        <w:r w:rsidR="000552B8" w:rsidRPr="00D00300" w:rsidDel="00DE451C">
          <w:rPr>
            <w:lang w:val="en-IE"/>
          </w:rPr>
          <w:delText>738</w:delText>
        </w:r>
        <w:r w:rsidRPr="00D00300" w:rsidDel="00DE451C">
          <w:rPr>
            <w:lang w:val="en-IE"/>
          </w:rPr>
          <w:delText xml:space="preserve">, </w:delText>
        </w:r>
        <w:r w:rsidRPr="00D00300" w:rsidDel="00DE451C">
          <w:rPr>
            <w:i/>
            <w:lang w:val="en-IE"/>
          </w:rPr>
          <w:delText>p</w:delText>
        </w:r>
        <w:r w:rsidRPr="00D00300" w:rsidDel="00DE451C">
          <w:rPr>
            <w:lang w:val="en-IE"/>
          </w:rPr>
          <w:delText xml:space="preserve"> =.</w:delText>
        </w:r>
        <w:r w:rsidR="000552B8" w:rsidRPr="00D00300" w:rsidDel="00DE451C">
          <w:rPr>
            <w:lang w:val="en-IE"/>
          </w:rPr>
          <w:delText>006</w:delText>
        </w:r>
        <w:r w:rsidRPr="00D00300" w:rsidDel="00DE451C">
          <w:rPr>
            <w:lang w:val="en-IE"/>
          </w:rPr>
          <w:delText>)</w:delText>
        </w:r>
        <w:r w:rsidR="00C63F43" w:rsidRPr="00D00300" w:rsidDel="00DE451C">
          <w:rPr>
            <w:lang w:val="en-IE"/>
          </w:rPr>
          <w:delText xml:space="preserve">. </w:delText>
        </w:r>
        <w:r w:rsidR="007C1A82" w:rsidRPr="00D00300" w:rsidDel="00DE451C">
          <w:rPr>
            <w:lang w:val="en-IE"/>
          </w:rPr>
          <w:delText>No statistically significant association could be observed for either forest or crop land cover</w:delText>
        </w:r>
        <w:r w:rsidR="00C63F43" w:rsidRPr="00D00300" w:rsidDel="00DE451C">
          <w:rPr>
            <w:lang w:val="en-IE"/>
          </w:rPr>
          <w:delText>, whereas previous studies reported a positive association between</w:delText>
        </w:r>
        <w:r w:rsidR="00A3292B" w:rsidRPr="00D00300" w:rsidDel="00DE451C">
          <w:rPr>
            <w:lang w:val="en-IE"/>
          </w:rPr>
          <w:delText xml:space="preserve"> the</w:delText>
        </w:r>
        <w:r w:rsidR="00C63F43" w:rsidRPr="00D00300" w:rsidDel="00DE451C">
          <w:rPr>
            <w:lang w:val="en-IE"/>
          </w:rPr>
          <w:delText xml:space="preserve"> incidence of WNV disease and</w:delText>
        </w:r>
        <w:r w:rsidR="00A3292B" w:rsidRPr="00D00300" w:rsidDel="00DE451C">
          <w:rPr>
            <w:lang w:val="en-IE"/>
          </w:rPr>
          <w:delText xml:space="preserve"> the</w:delText>
        </w:r>
        <w:r w:rsidR="00C63F43" w:rsidRPr="00D00300" w:rsidDel="00DE451C">
          <w:rPr>
            <w:lang w:val="en-IE"/>
          </w:rPr>
          <w:delText xml:space="preserve"> percentage of province covered by irrigated croplands or by populated forest</w:delText>
        </w:r>
        <w:r w:rsidR="00A3292B" w:rsidRPr="00D00300" w:rsidDel="00DE451C">
          <w:rPr>
            <w:lang w:val="en-IE"/>
          </w:rPr>
          <w:delText>s</w:delText>
        </w:r>
        <w:r w:rsidR="00E6353E" w:rsidRPr="00D00300" w:rsidDel="00DE451C">
          <w:rPr>
            <w:lang w:val="en-IE"/>
          </w:rPr>
          <w:delText xml:space="preserve"> [2</w:delText>
        </w:r>
        <w:r w:rsidR="00521615" w:rsidRPr="00D00300" w:rsidDel="00DE451C">
          <w:rPr>
            <w:lang w:val="en-IE"/>
          </w:rPr>
          <w:delText>6</w:delText>
        </w:r>
        <w:r w:rsidR="00E6353E" w:rsidRPr="00D00300" w:rsidDel="00DE451C">
          <w:rPr>
            <w:lang w:val="en-IE"/>
          </w:rPr>
          <w:delText>]</w:delText>
        </w:r>
        <w:r w:rsidR="00C63F43" w:rsidRPr="00D00300" w:rsidDel="00DE451C">
          <w:rPr>
            <w:lang w:val="en-IE"/>
          </w:rPr>
          <w:delText>. Speculations might be draw</w:delText>
        </w:r>
        <w:r w:rsidR="00600A01" w:rsidRPr="00D00300" w:rsidDel="00DE451C">
          <w:rPr>
            <w:lang w:val="en-IE"/>
          </w:rPr>
          <w:delText>n</w:delText>
        </w:r>
        <w:r w:rsidR="00C63F43" w:rsidRPr="00D00300" w:rsidDel="00DE451C">
          <w:rPr>
            <w:lang w:val="en-IE"/>
          </w:rPr>
          <w:delText xml:space="preserve"> on the origin of this divergence in results: one potential explanation is the specificity of land cover observed in this study. In fact, we decided to group land cover in</w:delText>
        </w:r>
        <w:r w:rsidR="00A3292B" w:rsidRPr="00D00300" w:rsidDel="00DE451C">
          <w:rPr>
            <w:lang w:val="en-IE"/>
          </w:rPr>
          <w:delText>to</w:delText>
        </w:r>
        <w:r w:rsidR="00C63F43" w:rsidRPr="00D00300" w:rsidDel="00DE451C">
          <w:rPr>
            <w:lang w:val="en-IE"/>
          </w:rPr>
          <w:delText xml:space="preserve"> six macro</w:delText>
        </w:r>
        <w:r w:rsidR="00A3292B" w:rsidRPr="00D00300" w:rsidDel="00DE451C">
          <w:rPr>
            <w:lang w:val="en-IE"/>
          </w:rPr>
          <w:delText>-</w:delText>
        </w:r>
        <w:r w:rsidR="00C63F43" w:rsidRPr="00D00300" w:rsidDel="00DE451C">
          <w:rPr>
            <w:lang w:val="en-IE"/>
          </w:rPr>
          <w:delText>categories (forest, shrub, crop, urban, water, and other), which included several more specific land covers</w:delText>
        </w:r>
        <w:r w:rsidR="00BD4416" w:rsidRPr="00D00300" w:rsidDel="00DE451C">
          <w:rPr>
            <w:lang w:val="en-IE"/>
          </w:rPr>
          <w:delText>. By observing these macro</w:delText>
        </w:r>
        <w:r w:rsidR="00A3292B" w:rsidRPr="00D00300" w:rsidDel="00DE451C">
          <w:rPr>
            <w:lang w:val="en-IE"/>
          </w:rPr>
          <w:delText>-</w:delText>
        </w:r>
        <w:r w:rsidR="00BD4416" w:rsidRPr="00D00300" w:rsidDel="00DE451C">
          <w:rPr>
            <w:lang w:val="en-IE"/>
          </w:rPr>
          <w:delText>categories, we lost the ability to look into more specific categories of land cover, which – though less stable e.g., irrigated croplands – might be more instrumental for the lifecycle of the vectors.</w:delText>
        </w:r>
        <w:r w:rsidR="009C0007" w:rsidRPr="00D00300" w:rsidDel="00DE451C">
          <w:rPr>
            <w:lang w:val="en-IE"/>
          </w:rPr>
          <w:delText xml:space="preserve"> This potential limitation of our approach</w:delText>
        </w:r>
        <w:r w:rsidR="00DD7EAC" w:rsidRPr="00D00300" w:rsidDel="00DE451C">
          <w:rPr>
            <w:lang w:val="en-IE"/>
          </w:rPr>
          <w:delText xml:space="preserve"> might thus be a potential additional study question arising from this study, and that could be explored in further works.</w:delText>
        </w:r>
        <w:r w:rsidR="00BD4416" w:rsidRPr="00D00300" w:rsidDel="00DE451C">
          <w:rPr>
            <w:lang w:val="en-IE"/>
          </w:rPr>
          <w:delText xml:space="preserve"> A</w:delText>
        </w:r>
        <w:r w:rsidR="00C63F43" w:rsidRPr="00D00300" w:rsidDel="00DE451C">
          <w:rPr>
            <w:lang w:val="en-IE"/>
          </w:rPr>
          <w:delText xml:space="preserve">nother potential explanation is the cyclical nature of WNV disease seasons, which spike circa every five or six years. </w:delText>
        </w:r>
        <w:r w:rsidRPr="00D00300" w:rsidDel="00DE451C">
          <w:rPr>
            <w:lang w:val="en-IE"/>
          </w:rPr>
          <w:delText xml:space="preserve">In </w:delText>
        </w:r>
        <w:r w:rsidR="00C83B29" w:rsidRPr="00D00300" w:rsidDel="00DE451C">
          <w:rPr>
            <w:lang w:val="en-IE"/>
          </w:rPr>
          <w:delText>contrast</w:delText>
        </w:r>
        <w:r w:rsidRPr="00D00300" w:rsidDel="00DE451C">
          <w:rPr>
            <w:lang w:val="en-IE"/>
          </w:rPr>
          <w:delText>, t</w:delText>
        </w:r>
        <w:r w:rsidR="00C63F43" w:rsidRPr="00D00300" w:rsidDel="00DE451C">
          <w:rPr>
            <w:lang w:val="en-IE"/>
          </w:rPr>
          <w:delText>he mentioned article was based on data between 2010 and 2012, whereas this analysis is based on data between 2005 and 2019</w:delText>
        </w:r>
        <w:r w:rsidR="00E6353E" w:rsidRPr="00D00300" w:rsidDel="00DE451C">
          <w:rPr>
            <w:lang w:val="en-IE"/>
          </w:rPr>
          <w:delText xml:space="preserve"> [2</w:delText>
        </w:r>
        <w:r w:rsidR="00521615" w:rsidRPr="00D00300" w:rsidDel="00DE451C">
          <w:rPr>
            <w:lang w:val="en-IE"/>
          </w:rPr>
          <w:delText>6</w:delText>
        </w:r>
        <w:r w:rsidR="00E6353E" w:rsidRPr="00D00300" w:rsidDel="00DE451C">
          <w:rPr>
            <w:lang w:val="en-IE"/>
          </w:rPr>
          <w:delText>]</w:delText>
        </w:r>
        <w:r w:rsidR="00C63F43" w:rsidRPr="00D00300" w:rsidDel="00DE451C">
          <w:rPr>
            <w:lang w:val="en-IE"/>
          </w:rPr>
          <w:delText>.</w:delText>
        </w:r>
        <w:r w:rsidR="007C1A82" w:rsidRPr="00D00300" w:rsidDel="00DE451C">
          <w:rPr>
            <w:lang w:val="en-IE"/>
          </w:rPr>
          <w:delText xml:space="preserve"> Also, we cannot exclude the role of the spatial lag effect: we selected the minimum possible length for the autoregression on the </w:delText>
        </w:r>
        <w:r w:rsidRPr="00D00300" w:rsidDel="00DE451C">
          <w:rPr>
            <w:lang w:val="en-IE"/>
          </w:rPr>
          <w:delText>outcome of interest</w:delText>
        </w:r>
        <w:r w:rsidR="007C1A82" w:rsidRPr="00D00300" w:rsidDel="00DE451C">
          <w:rPr>
            <w:lang w:val="en-IE"/>
          </w:rPr>
          <w:delText>. However, this surely influences the</w:delText>
        </w:r>
        <w:r w:rsidRPr="00D00300" w:rsidDel="00DE451C">
          <w:rPr>
            <w:lang w:val="en-IE"/>
          </w:rPr>
          <w:delText xml:space="preserve"> estimates </w:delText>
        </w:r>
        <w:r w:rsidR="007C1A82" w:rsidRPr="00D00300" w:rsidDel="00DE451C">
          <w:rPr>
            <w:lang w:val="en-IE"/>
          </w:rPr>
          <w:delText>of the different factors</w:delText>
        </w:r>
        <w:r w:rsidRPr="00D00300" w:rsidDel="00DE451C">
          <w:rPr>
            <w:lang w:val="en-IE"/>
          </w:rPr>
          <w:delText>, and their statistical significance</w:delText>
        </w:r>
        <w:r w:rsidR="007C1A82" w:rsidRPr="00D00300" w:rsidDel="00DE451C">
          <w:rPr>
            <w:lang w:val="en-IE"/>
          </w:rPr>
          <w:delText>.</w:delText>
        </w:r>
      </w:del>
    </w:p>
    <w:p w14:paraId="5912AF95" w14:textId="19A62B72" w:rsidR="00D44ED2" w:rsidRPr="00D00300" w:rsidDel="00DE451C" w:rsidRDefault="00C63F43" w:rsidP="00E537D0">
      <w:pPr>
        <w:pStyle w:val="NoSpacing"/>
        <w:rPr>
          <w:del w:id="1660" w:author="Emanuele Massaro [2]" w:date="2025-11-10T16:16:00Z"/>
          <w:lang w:val="en-IE"/>
        </w:rPr>
      </w:pPr>
      <w:del w:id="1661" w:author="Emanuele Massaro [2]" w:date="2025-11-10T16:16:00Z">
        <w:r w:rsidRPr="00D00300" w:rsidDel="00DE451C">
          <w:rPr>
            <w:lang w:val="en-IE"/>
          </w:rPr>
          <w:delText>An additional explanation might be the role of the different vectors</w:delText>
        </w:r>
        <w:r w:rsidR="00EA7130" w:rsidRPr="00D00300" w:rsidDel="00DE451C">
          <w:rPr>
            <w:lang w:val="en-IE"/>
          </w:rPr>
          <w:delText xml:space="preserve"> and hosts</w:delText>
        </w:r>
        <w:r w:rsidRPr="00D00300" w:rsidDel="00DE451C">
          <w:rPr>
            <w:lang w:val="en-IE"/>
          </w:rPr>
          <w:delText xml:space="preserve"> in</w:delText>
        </w:r>
        <w:r w:rsidR="00EA7130" w:rsidRPr="00D00300" w:rsidDel="00DE451C">
          <w:rPr>
            <w:lang w:val="en-IE"/>
          </w:rPr>
          <w:delText xml:space="preserve"> the</w:delText>
        </w:r>
        <w:r w:rsidRPr="00D00300" w:rsidDel="00DE451C">
          <w:rPr>
            <w:lang w:val="en-IE"/>
          </w:rPr>
          <w:delText xml:space="preserve"> </w:delText>
        </w:r>
        <w:r w:rsidR="00EA7130" w:rsidRPr="00D00300" w:rsidDel="00DE451C">
          <w:rPr>
            <w:lang w:val="en-IE"/>
          </w:rPr>
          <w:delText xml:space="preserve">transmission cycle of </w:delText>
        </w:r>
        <w:r w:rsidRPr="00D00300" w:rsidDel="00DE451C">
          <w:rPr>
            <w:lang w:val="en-IE"/>
          </w:rPr>
          <w:delText xml:space="preserve">WNV to humans in continental Europe, and their distribution in the different habitats. In fact, </w:delText>
        </w:r>
        <w:r w:rsidR="00AB3D79" w:rsidRPr="00D00300" w:rsidDel="00DE451C">
          <w:rPr>
            <w:lang w:val="en-IE"/>
          </w:rPr>
          <w:delText>anthropogenic changes e.g., urbanization could generate favourable conditions for the abundance of specific vector</w:delText>
        </w:r>
        <w:r w:rsidR="00EA7130" w:rsidRPr="00D00300" w:rsidDel="00DE451C">
          <w:rPr>
            <w:lang w:val="en-IE"/>
          </w:rPr>
          <w:delText xml:space="preserve"> and hosts</w:delText>
        </w:r>
        <w:r w:rsidR="00AB3D79" w:rsidRPr="00D00300" w:rsidDel="00DE451C">
          <w:rPr>
            <w:lang w:val="en-IE"/>
          </w:rPr>
          <w:delText xml:space="preserve"> species [2</w:delText>
        </w:r>
        <w:r w:rsidR="00521615" w:rsidRPr="00D00300" w:rsidDel="00DE451C">
          <w:rPr>
            <w:lang w:val="en-IE"/>
          </w:rPr>
          <w:delText>7</w:delText>
        </w:r>
        <w:r w:rsidR="00AB3D79" w:rsidRPr="00D00300" w:rsidDel="00DE451C">
          <w:rPr>
            <w:lang w:val="en-IE"/>
          </w:rPr>
          <w:delText xml:space="preserve">]. </w:delText>
        </w:r>
        <w:r w:rsidR="0090549B" w:rsidRPr="00D00300" w:rsidDel="00DE451C">
          <w:rPr>
            <w:lang w:val="en-IE"/>
          </w:rPr>
          <w:delText>F</w:delText>
        </w:r>
        <w:r w:rsidRPr="00D00300" w:rsidDel="00DE451C">
          <w:rPr>
            <w:lang w:val="en-IE"/>
          </w:rPr>
          <w:delText xml:space="preserve">orest and agricultural land cover </w:delText>
        </w:r>
        <w:r w:rsidR="0090549B" w:rsidRPr="00D00300" w:rsidDel="00DE451C">
          <w:rPr>
            <w:lang w:val="en-IE"/>
          </w:rPr>
          <w:delText xml:space="preserve">have been </w:delText>
        </w:r>
        <w:r w:rsidRPr="00D00300" w:rsidDel="00DE451C">
          <w:rPr>
            <w:lang w:val="en-IE"/>
          </w:rPr>
          <w:delText xml:space="preserve">positively associated with </w:delText>
        </w:r>
        <w:r w:rsidRPr="00D00300" w:rsidDel="00DE451C">
          <w:rPr>
            <w:i/>
            <w:iCs/>
            <w:lang w:val="en-IE"/>
          </w:rPr>
          <w:delText>Culex</w:delText>
        </w:r>
        <w:r w:rsidRPr="00D00300" w:rsidDel="00DE451C">
          <w:rPr>
            <w:lang w:val="en-IE"/>
          </w:rPr>
          <w:delText xml:space="preserve"> spp abundance in different studies, conversely to urban land cover, which showed a negative association</w:delText>
        </w:r>
        <w:r w:rsidR="0090549B" w:rsidRPr="00D00300" w:rsidDel="00DE451C">
          <w:rPr>
            <w:lang w:val="en-IE"/>
          </w:rPr>
          <w:delText xml:space="preserve"> [15]</w:delText>
        </w:r>
        <w:r w:rsidRPr="00D00300" w:rsidDel="00DE451C">
          <w:rPr>
            <w:lang w:val="en-IE"/>
          </w:rPr>
          <w:delText xml:space="preserve">. However, thought true for the majority of </w:delText>
        </w:r>
        <w:r w:rsidRPr="00D00300" w:rsidDel="00DE451C">
          <w:rPr>
            <w:i/>
            <w:iCs/>
            <w:lang w:val="en-IE"/>
          </w:rPr>
          <w:delText>Culex</w:delText>
        </w:r>
        <w:r w:rsidRPr="00D00300" w:rsidDel="00DE451C">
          <w:rPr>
            <w:lang w:val="en-IE"/>
          </w:rPr>
          <w:delText xml:space="preserve"> spp, these results are not applicable to the abundance of </w:delText>
        </w:r>
        <w:r w:rsidRPr="00D00300" w:rsidDel="00DE451C">
          <w:rPr>
            <w:i/>
            <w:iCs/>
            <w:lang w:val="en-IE"/>
          </w:rPr>
          <w:delText>Cx. pipiens</w:delText>
        </w:r>
        <w:r w:rsidRPr="00D00300" w:rsidDel="00DE451C">
          <w:rPr>
            <w:lang w:val="en-IE"/>
          </w:rPr>
          <w:delText>, which is one of the main vector</w:delText>
        </w:r>
        <w:r w:rsidR="00C83B29" w:rsidRPr="00D00300" w:rsidDel="00DE451C">
          <w:rPr>
            <w:lang w:val="en-IE"/>
          </w:rPr>
          <w:delText>s</w:delText>
        </w:r>
        <w:r w:rsidRPr="00D00300" w:rsidDel="00DE451C">
          <w:rPr>
            <w:lang w:val="en-IE"/>
          </w:rPr>
          <w:delText xml:space="preserve"> of WNV in Europe, </w:delText>
        </w:r>
        <w:r w:rsidR="00726032" w:rsidRPr="00D00300" w:rsidDel="00DE451C">
          <w:rPr>
            <w:lang w:val="en-IE"/>
          </w:rPr>
          <w:delText>and</w:delText>
        </w:r>
        <w:r w:rsidRPr="00D00300" w:rsidDel="00DE451C">
          <w:rPr>
            <w:lang w:val="en-IE"/>
          </w:rPr>
          <w:delText xml:space="preserve"> is considered its most relevant vector in urban areas</w:delText>
        </w:r>
        <w:r w:rsidR="00E6353E" w:rsidRPr="00D00300" w:rsidDel="00DE451C">
          <w:rPr>
            <w:lang w:val="en-IE"/>
          </w:rPr>
          <w:delText xml:space="preserve"> [15, 2</w:delText>
        </w:r>
        <w:r w:rsidR="00521615" w:rsidRPr="00D00300" w:rsidDel="00DE451C">
          <w:rPr>
            <w:lang w:val="en-IE"/>
          </w:rPr>
          <w:delText>5</w:delText>
        </w:r>
        <w:r w:rsidR="00E6353E" w:rsidRPr="00D00300" w:rsidDel="00DE451C">
          <w:rPr>
            <w:lang w:val="en-IE"/>
          </w:rPr>
          <w:delText>, 2</w:delText>
        </w:r>
        <w:r w:rsidR="00521615" w:rsidRPr="00D00300" w:rsidDel="00DE451C">
          <w:rPr>
            <w:lang w:val="en-IE"/>
          </w:rPr>
          <w:delText>8</w:delText>
        </w:r>
        <w:r w:rsidR="0090549B" w:rsidRPr="00D00300" w:rsidDel="00DE451C">
          <w:rPr>
            <w:lang w:val="en-IE"/>
          </w:rPr>
          <w:delText>, 2</w:delText>
        </w:r>
        <w:r w:rsidR="00521615" w:rsidRPr="00D00300" w:rsidDel="00DE451C">
          <w:rPr>
            <w:lang w:val="en-IE"/>
          </w:rPr>
          <w:delText>9</w:delText>
        </w:r>
        <w:r w:rsidR="00E6353E" w:rsidRPr="00D00300" w:rsidDel="00DE451C">
          <w:rPr>
            <w:lang w:val="en-IE"/>
          </w:rPr>
          <w:delText>]</w:delText>
        </w:r>
        <w:r w:rsidR="00FD1B6A" w:rsidRPr="00D00300" w:rsidDel="00DE451C">
          <w:rPr>
            <w:lang w:val="en-IE"/>
          </w:rPr>
          <w:delText xml:space="preserve">. </w:delText>
        </w:r>
        <w:r w:rsidRPr="00D00300" w:rsidDel="00DE451C">
          <w:rPr>
            <w:lang w:val="en-IE"/>
          </w:rPr>
          <w:delText xml:space="preserve">Indeed, in our results, urban land cover presents with </w:delText>
        </w:r>
        <w:r w:rsidR="00E6353E" w:rsidRPr="00D00300" w:rsidDel="00DE451C">
          <w:rPr>
            <w:lang w:val="en-IE"/>
          </w:rPr>
          <w:delText>a</w:delText>
        </w:r>
        <w:r w:rsidRPr="00D00300" w:rsidDel="00DE451C">
          <w:rPr>
            <w:lang w:val="en-IE"/>
          </w:rPr>
          <w:delText xml:space="preserve"> positive association to WNV disease incidence in humans, therefore supporting the theory of</w:delText>
        </w:r>
        <w:r w:rsidR="00BD4416" w:rsidRPr="00D00300" w:rsidDel="00DE451C">
          <w:rPr>
            <w:lang w:val="en-IE"/>
          </w:rPr>
          <w:delText xml:space="preserve"> </w:delText>
        </w:r>
        <w:r w:rsidRPr="00D00300" w:rsidDel="00DE451C">
          <w:rPr>
            <w:lang w:val="en-IE"/>
          </w:rPr>
          <w:delText xml:space="preserve">the major role of </w:delText>
        </w:r>
        <w:r w:rsidRPr="00D00300" w:rsidDel="00DE451C">
          <w:rPr>
            <w:i/>
            <w:iCs/>
            <w:lang w:val="en-IE"/>
          </w:rPr>
          <w:delText>Cx. pipiens</w:delText>
        </w:r>
        <w:r w:rsidRPr="00D00300" w:rsidDel="00DE451C">
          <w:rPr>
            <w:lang w:val="en-IE"/>
          </w:rPr>
          <w:delText xml:space="preserve"> as vector for the transmission of WNV to humans in Europe</w:delText>
        </w:r>
        <w:r w:rsidR="00BD4416" w:rsidRPr="00D00300" w:rsidDel="00DE451C">
          <w:rPr>
            <w:lang w:val="en-IE"/>
          </w:rPr>
          <w:delText>.</w:delText>
        </w:r>
        <w:r w:rsidR="00EA7130" w:rsidRPr="00D00300" w:rsidDel="00DE451C">
          <w:rPr>
            <w:lang w:val="en-IE"/>
          </w:rPr>
          <w:delText xml:space="preserve"> When observing this result – however –it is important to note its speculative nature: in fact, no analysis has been carried out in this study to test a potential association between vector abundance and WNV disease cases in humans. Conversely, previous studies observed how </w:delText>
        </w:r>
        <w:r w:rsidR="00EA7130" w:rsidRPr="00D00300" w:rsidDel="00DE451C">
          <w:rPr>
            <w:i/>
            <w:iCs/>
            <w:lang w:val="en-IE"/>
          </w:rPr>
          <w:delText>Culex</w:delText>
        </w:r>
        <w:r w:rsidR="00EA7130" w:rsidRPr="00D00300" w:rsidDel="00DE451C">
          <w:rPr>
            <w:lang w:val="en-IE"/>
          </w:rPr>
          <w:delText xml:space="preserve"> density is indeed not a good predictor of WNV disease cases in humans [30].</w:delText>
        </w:r>
        <w:r w:rsidR="00BD4416" w:rsidRPr="00D00300" w:rsidDel="00DE451C">
          <w:rPr>
            <w:lang w:val="en-IE"/>
          </w:rPr>
          <w:delText xml:space="preserve"> In addition, given the small-scale area of impact of the </w:delText>
        </w:r>
        <w:r w:rsidR="00A3292B" w:rsidRPr="00D00300" w:rsidDel="00DE451C">
          <w:rPr>
            <w:lang w:val="en-IE"/>
          </w:rPr>
          <w:delText>average mosquito population, the</w:delText>
        </w:r>
        <w:r w:rsidR="00BD4416" w:rsidRPr="00D00300" w:rsidDel="00DE451C">
          <w:rPr>
            <w:lang w:val="en-IE"/>
          </w:rPr>
          <w:delText>s</w:delText>
        </w:r>
        <w:r w:rsidR="00A3292B" w:rsidRPr="00D00300" w:rsidDel="00DE451C">
          <w:rPr>
            <w:lang w:val="en-IE"/>
          </w:rPr>
          <w:delText>e</w:delText>
        </w:r>
        <w:r w:rsidR="00BD4416" w:rsidRPr="00D00300" w:rsidDel="00DE451C">
          <w:rPr>
            <w:lang w:val="en-IE"/>
          </w:rPr>
          <w:delText xml:space="preserve"> results also confirms the role of human density on WNV disease incidence</w:delText>
        </w:r>
        <w:r w:rsidRPr="00D00300" w:rsidDel="00DE451C">
          <w:rPr>
            <w:lang w:val="en-IE"/>
          </w:rPr>
          <w:delText xml:space="preserve">. </w:delText>
        </w:r>
        <w:r w:rsidR="00BD4416" w:rsidRPr="00D00300" w:rsidDel="00DE451C">
          <w:rPr>
            <w:lang w:val="en-IE"/>
          </w:rPr>
          <w:delText xml:space="preserve">These </w:delText>
        </w:r>
        <w:r w:rsidR="00E6353E" w:rsidRPr="00D00300" w:rsidDel="00DE451C">
          <w:rPr>
            <w:lang w:val="en-IE"/>
          </w:rPr>
          <w:delText>aspect</w:delText>
        </w:r>
        <w:r w:rsidR="00BD4416" w:rsidRPr="00D00300" w:rsidDel="00DE451C">
          <w:rPr>
            <w:lang w:val="en-IE"/>
          </w:rPr>
          <w:delText>s</w:delText>
        </w:r>
        <w:r w:rsidR="00D44ED2" w:rsidRPr="00D00300" w:rsidDel="00DE451C">
          <w:rPr>
            <w:lang w:val="en-IE"/>
          </w:rPr>
          <w:delText xml:space="preserve"> become extremely relevant for the risk of developing WNV disease</w:delText>
        </w:r>
        <w:r w:rsidR="006E2B9D" w:rsidRPr="00D00300" w:rsidDel="00DE451C">
          <w:rPr>
            <w:lang w:val="en-IE"/>
          </w:rPr>
          <w:delText xml:space="preserve"> both to date as </w:delText>
        </w:r>
        <w:r w:rsidR="00A3292B" w:rsidRPr="00D00300" w:rsidDel="00DE451C">
          <w:rPr>
            <w:lang w:val="en-IE"/>
          </w:rPr>
          <w:delText xml:space="preserve">well as </w:delText>
        </w:r>
        <w:r w:rsidR="006E2B9D" w:rsidRPr="00D00300" w:rsidDel="00DE451C">
          <w:rPr>
            <w:lang w:val="en-IE"/>
          </w:rPr>
          <w:delText>potentially in future years</w:delText>
        </w:r>
        <w:r w:rsidR="00D44ED2" w:rsidRPr="00D00300" w:rsidDel="00DE451C">
          <w:rPr>
            <w:lang w:val="en-IE"/>
          </w:rPr>
          <w:delText xml:space="preserve">, when considering that it is estimated that </w:delText>
        </w:r>
        <w:r w:rsidR="00EA6320" w:rsidRPr="00D00300" w:rsidDel="00DE451C">
          <w:rPr>
            <w:lang w:val="en-IE"/>
          </w:rPr>
          <w:delText>68</w:delText>
        </w:r>
        <w:r w:rsidR="00D44ED2" w:rsidRPr="00D00300" w:rsidDel="00DE451C">
          <w:rPr>
            <w:lang w:val="en-IE"/>
          </w:rPr>
          <w:delText xml:space="preserve">% of human population worldwide will live in cities, by 2050 </w:delText>
        </w:r>
        <w:r w:rsidR="004C3424" w:rsidRPr="00D00300" w:rsidDel="00DE451C">
          <w:rPr>
            <w:lang w:val="en-IE"/>
          </w:rPr>
          <w:delText>[</w:delText>
        </w:r>
        <w:r w:rsidR="00EA7130" w:rsidRPr="00D00300" w:rsidDel="00DE451C">
          <w:rPr>
            <w:lang w:val="en-IE"/>
          </w:rPr>
          <w:delText>31</w:delText>
        </w:r>
        <w:r w:rsidR="004C3424" w:rsidRPr="00D00300" w:rsidDel="00DE451C">
          <w:rPr>
            <w:lang w:val="en-IE"/>
          </w:rPr>
          <w:delText>]</w:delText>
        </w:r>
        <w:r w:rsidR="00D44ED2" w:rsidRPr="00D00300" w:rsidDel="00DE451C">
          <w:rPr>
            <w:lang w:val="en-IE"/>
          </w:rPr>
          <w:delText>.</w:delText>
        </w:r>
        <w:r w:rsidR="00F01193" w:rsidRPr="00D00300" w:rsidDel="00DE451C">
          <w:delText xml:space="preserve"> </w:delText>
        </w:r>
        <w:r w:rsidR="00F01193" w:rsidRPr="00D00300" w:rsidDel="00DE451C">
          <w:rPr>
            <w:lang w:val="en-IE"/>
          </w:rPr>
          <w:delText xml:space="preserve">However, these differences between main vectors might also reflect in the different results between studies, which focus on different geographical settings and/or scales. </w:delText>
        </w:r>
      </w:del>
    </w:p>
    <w:p w14:paraId="230AF4BB" w14:textId="66B91B4D" w:rsidR="00F04D5E" w:rsidRPr="00D00300" w:rsidDel="00DE451C" w:rsidRDefault="00F04D5E" w:rsidP="00E537D0">
      <w:pPr>
        <w:pStyle w:val="NoSpacing"/>
        <w:rPr>
          <w:del w:id="1662" w:author="Emanuele Massaro [2]" w:date="2025-11-10T16:16:00Z"/>
          <w:lang w:val="en-IE"/>
        </w:rPr>
      </w:pPr>
      <w:del w:id="1663" w:author="Emanuele Massaro [2]" w:date="2025-11-10T16:16:00Z">
        <w:r w:rsidRPr="00D00300" w:rsidDel="00DE451C">
          <w:rPr>
            <w:lang w:val="en-IE"/>
          </w:rPr>
          <w:delText xml:space="preserve">Conversely to the different speculations that could be drawn from our results regarding the potential role of the different vector species, the same could not be developed for the different lineages of WNV. In fact, Europe has more diversity in co-circulating WNV lineages than other continents, with the presence of </w:delText>
        </w:r>
        <w:r w:rsidR="00270284" w:rsidRPr="00D00300" w:rsidDel="00DE451C">
          <w:rPr>
            <w:lang w:val="en-IE"/>
          </w:rPr>
          <w:delText xml:space="preserve">the large majorities of </w:delText>
        </w:r>
        <w:r w:rsidRPr="00D00300" w:rsidDel="00DE451C">
          <w:rPr>
            <w:lang w:val="en-IE"/>
          </w:rPr>
          <w:delText>lineages that are known to be circulating worldwide [</w:delText>
        </w:r>
        <w:r w:rsidR="00EA7130" w:rsidRPr="00D00300" w:rsidDel="00DE451C">
          <w:rPr>
            <w:lang w:val="en-IE"/>
          </w:rPr>
          <w:delText>32</w:delText>
        </w:r>
        <w:r w:rsidRPr="00D00300" w:rsidDel="00DE451C">
          <w:rPr>
            <w:lang w:val="en-IE"/>
          </w:rPr>
          <w:delText>]</w:delText>
        </w:r>
        <w:r w:rsidR="00270284" w:rsidRPr="00D00300" w:rsidDel="00DE451C">
          <w:rPr>
            <w:lang w:val="en-IE"/>
          </w:rPr>
          <w:delText>, thought the essential impact for the distribution of the disease can be considered from lineage I, which was predominant in western Europe, and lineage II, which has spread to the Western European regions, since its first detection in Hungary in 2004 [</w:delText>
        </w:r>
        <w:r w:rsidR="00EA7130" w:rsidRPr="00D00300" w:rsidDel="00DE451C">
          <w:rPr>
            <w:lang w:val="en-IE"/>
          </w:rPr>
          <w:delText>33</w:delText>
        </w:r>
        <w:r w:rsidR="00270284" w:rsidRPr="00D00300" w:rsidDel="00DE451C">
          <w:rPr>
            <w:lang w:val="en-IE"/>
          </w:rPr>
          <w:delText>]</w:delText>
        </w:r>
        <w:r w:rsidRPr="00D00300" w:rsidDel="00DE451C">
          <w:rPr>
            <w:lang w:val="en-IE"/>
          </w:rPr>
          <w:delText>. It is possible, that the dominance of one lineage over the other in the specific country or region, might represent a potential source of bias for our results.</w:delText>
        </w:r>
      </w:del>
    </w:p>
    <w:p w14:paraId="0CC6F310" w14:textId="61321BAD" w:rsidR="00C63F43" w:rsidRPr="00D00300" w:rsidDel="00DE451C" w:rsidRDefault="00FD1B6A" w:rsidP="00E537D0">
      <w:pPr>
        <w:pStyle w:val="NoSpacing"/>
        <w:rPr>
          <w:del w:id="1664" w:author="Emanuele Massaro [2]" w:date="2025-11-10T16:16:00Z"/>
          <w:lang w:val="en-IE"/>
        </w:rPr>
      </w:pPr>
      <w:del w:id="1665" w:author="Emanuele Massaro [2]" w:date="2025-11-10T16:16:00Z">
        <w:r w:rsidRPr="00D00300" w:rsidDel="00DE451C">
          <w:rPr>
            <w:lang w:val="en-IE"/>
          </w:rPr>
          <w:delText>W</w:delText>
        </w:r>
        <w:r w:rsidR="00C63F43" w:rsidRPr="00D00300" w:rsidDel="00DE451C">
          <w:rPr>
            <w:lang w:val="en-IE"/>
          </w:rPr>
          <w:delText>hen considering th</w:delText>
        </w:r>
        <w:r w:rsidRPr="00D00300" w:rsidDel="00DE451C">
          <w:rPr>
            <w:lang w:val="en-IE"/>
          </w:rPr>
          <w:delText>e</w:delText>
        </w:r>
        <w:r w:rsidR="00C63F43" w:rsidRPr="00D00300" w:rsidDel="00DE451C">
          <w:rPr>
            <w:lang w:val="en-IE"/>
          </w:rPr>
          <w:delText>s</w:delText>
        </w:r>
        <w:r w:rsidRPr="00D00300" w:rsidDel="00DE451C">
          <w:rPr>
            <w:lang w:val="en-IE"/>
          </w:rPr>
          <w:delText>e</w:delText>
        </w:r>
        <w:r w:rsidR="00C63F43" w:rsidRPr="00D00300" w:rsidDel="00DE451C">
          <w:rPr>
            <w:lang w:val="en-IE"/>
          </w:rPr>
          <w:delText xml:space="preserve"> results, it is important to keep in mind that the two factors, which presented the highest absolute impact on the incidence of WNV disease in humans</w:delText>
        </w:r>
        <w:r w:rsidR="006E2B9D" w:rsidRPr="00D00300" w:rsidDel="00DE451C">
          <w:rPr>
            <w:lang w:val="en-IE"/>
          </w:rPr>
          <w:delText>,</w:delText>
        </w:r>
        <w:r w:rsidR="00C63F43" w:rsidRPr="00D00300" w:rsidDel="00DE451C">
          <w:rPr>
            <w:lang w:val="en-IE"/>
          </w:rPr>
          <w:delText xml:space="preserve"> were still climatic (i.e., </w:delText>
        </w:r>
        <w:r w:rsidR="000552B8" w:rsidRPr="00D00300" w:rsidDel="00DE451C">
          <w:rPr>
            <w:lang w:val="en-IE"/>
          </w:rPr>
          <w:delText xml:space="preserve">maximum dry days and </w:delText>
        </w:r>
        <w:r w:rsidR="00C63F43" w:rsidRPr="00D00300" w:rsidDel="00DE451C">
          <w:rPr>
            <w:lang w:val="en-IE"/>
          </w:rPr>
          <w:delText xml:space="preserve">mean temperature in </w:delText>
        </w:r>
        <w:r w:rsidR="00882ABC" w:rsidRPr="00D00300" w:rsidDel="00DE451C">
          <w:rPr>
            <w:lang w:val="en-IE"/>
          </w:rPr>
          <w:delText>spring</w:delText>
        </w:r>
        <w:r w:rsidR="00C63F43" w:rsidRPr="00D00300" w:rsidDel="00DE451C">
          <w:rPr>
            <w:lang w:val="en-IE"/>
          </w:rPr>
          <w:delText xml:space="preserve">, = </w:delText>
        </w:r>
        <w:r w:rsidR="00BD43F4" w:rsidRPr="00D00300" w:rsidDel="00DE451C">
          <w:rPr>
            <w:lang w:val="en-IE"/>
          </w:rPr>
          <w:delText>-</w:delText>
        </w:r>
        <w:r w:rsidR="000552B8" w:rsidRPr="00D00300" w:rsidDel="00DE451C">
          <w:rPr>
            <w:lang w:val="en-IE"/>
          </w:rPr>
          <w:delText>2.856</w:delText>
        </w:r>
        <w:r w:rsidR="00C63F43" w:rsidRPr="00D00300" w:rsidDel="00DE451C">
          <w:rPr>
            <w:lang w:val="en-IE"/>
          </w:rPr>
          <w:delText>,</w:delText>
        </w:r>
        <w:r w:rsidRPr="00D00300" w:rsidDel="00DE451C">
          <w:rPr>
            <w:lang w:val="en-IE"/>
          </w:rPr>
          <w:delText xml:space="preserve"> and </w:delText>
        </w:r>
        <w:r w:rsidR="000552B8" w:rsidRPr="00D00300" w:rsidDel="00DE451C">
          <w:rPr>
            <w:lang w:val="en-IE"/>
          </w:rPr>
          <w:delText>2.794</w:delText>
        </w:r>
        <w:r w:rsidRPr="00D00300" w:rsidDel="00DE451C">
          <w:rPr>
            <w:lang w:val="en-IE"/>
          </w:rPr>
          <w:delText>, both with</w:delText>
        </w:r>
        <w:r w:rsidR="00C63F43" w:rsidRPr="00D00300" w:rsidDel="00DE451C">
          <w:rPr>
            <w:lang w:val="en-IE"/>
          </w:rPr>
          <w:delText xml:space="preserve"> </w:delText>
        </w:r>
        <w:r w:rsidR="00C63F43" w:rsidRPr="00D00300" w:rsidDel="00DE451C">
          <w:rPr>
            <w:i/>
            <w:lang w:val="en-IE"/>
          </w:rPr>
          <w:delText>p</w:delText>
        </w:r>
        <w:r w:rsidR="00C63F43" w:rsidRPr="00D00300" w:rsidDel="00DE451C">
          <w:rPr>
            <w:lang w:val="en-IE"/>
          </w:rPr>
          <w:delText xml:space="preserve"> </w:delText>
        </w:r>
        <w:r w:rsidRPr="00D00300" w:rsidDel="00DE451C">
          <w:rPr>
            <w:lang w:val="en-IE"/>
          </w:rPr>
          <w:delText>&lt;.001</w:delText>
        </w:r>
        <w:r w:rsidR="00C63F43" w:rsidRPr="00D00300" w:rsidDel="00DE451C">
          <w:rPr>
            <w:lang w:val="en-IE"/>
          </w:rPr>
          <w:delText xml:space="preserve">). </w:delText>
        </w:r>
        <w:r w:rsidRPr="00D00300" w:rsidDel="00DE451C">
          <w:rPr>
            <w:lang w:val="en-IE"/>
          </w:rPr>
          <w:delText>These results mean that for every standard deviation change in the</w:delText>
        </w:r>
        <w:r w:rsidR="000552B8" w:rsidRPr="00D00300" w:rsidDel="00DE451C">
          <w:rPr>
            <w:lang w:val="en-IE"/>
          </w:rPr>
          <w:delText xml:space="preserve"> maximum dry days and</w:delText>
        </w:r>
        <w:r w:rsidRPr="00D00300" w:rsidDel="00DE451C">
          <w:rPr>
            <w:lang w:val="en-IE"/>
          </w:rPr>
          <w:delText xml:space="preserve"> mean temperature</w:delText>
        </w:r>
        <w:r w:rsidR="00876D2E" w:rsidRPr="00D00300" w:rsidDel="00DE451C">
          <w:rPr>
            <w:lang w:val="en-IE"/>
          </w:rPr>
          <w:delText xml:space="preserve"> between provinces</w:delText>
        </w:r>
        <w:r w:rsidRPr="00D00300" w:rsidDel="00DE451C">
          <w:rPr>
            <w:lang w:val="en-IE"/>
          </w:rPr>
          <w:delText xml:space="preserve"> in </w:delText>
        </w:r>
        <w:r w:rsidR="00882ABC" w:rsidRPr="00D00300" w:rsidDel="00DE451C">
          <w:rPr>
            <w:lang w:val="en-IE"/>
          </w:rPr>
          <w:delText>spring</w:delText>
        </w:r>
        <w:r w:rsidRPr="00D00300" w:rsidDel="00DE451C">
          <w:rPr>
            <w:lang w:val="en-IE"/>
          </w:rPr>
          <w:delText xml:space="preserve">, the incidence of WNV disease human cases </w:delText>
        </w:r>
        <w:r w:rsidR="00BD43F4" w:rsidRPr="00D00300" w:rsidDel="00DE451C">
          <w:rPr>
            <w:lang w:val="en-IE"/>
          </w:rPr>
          <w:delText>decrease</w:delText>
        </w:r>
        <w:r w:rsidR="000552B8" w:rsidRPr="00D00300" w:rsidDel="00DE451C">
          <w:rPr>
            <w:lang w:val="en-IE"/>
          </w:rPr>
          <w:delText>s</w:delText>
        </w:r>
        <w:r w:rsidR="00BD43F4" w:rsidRPr="00D00300" w:rsidDel="00DE451C">
          <w:rPr>
            <w:lang w:val="en-IE"/>
          </w:rPr>
          <w:delText xml:space="preserve"> </w:delText>
        </w:r>
        <w:r w:rsidRPr="00D00300" w:rsidDel="00DE451C">
          <w:rPr>
            <w:lang w:val="en-IE"/>
          </w:rPr>
          <w:delText xml:space="preserve">by </w:delText>
        </w:r>
        <w:r w:rsidR="000552B8" w:rsidRPr="00D00300" w:rsidDel="00DE451C">
          <w:rPr>
            <w:lang w:val="en-IE"/>
          </w:rPr>
          <w:delText>2.856</w:delText>
        </w:r>
        <w:r w:rsidRPr="00D00300" w:rsidDel="00DE451C">
          <w:rPr>
            <w:lang w:val="en-IE"/>
          </w:rPr>
          <w:delText xml:space="preserve"> and </w:delText>
        </w:r>
        <w:r w:rsidR="00BD43F4" w:rsidRPr="00D00300" w:rsidDel="00DE451C">
          <w:rPr>
            <w:lang w:val="en-IE"/>
          </w:rPr>
          <w:delText xml:space="preserve">increase </w:delText>
        </w:r>
        <w:r w:rsidRPr="00D00300" w:rsidDel="00DE451C">
          <w:rPr>
            <w:lang w:val="en-IE"/>
          </w:rPr>
          <w:delText xml:space="preserve">by </w:delText>
        </w:r>
        <w:r w:rsidR="000552B8" w:rsidRPr="00D00300" w:rsidDel="00DE451C">
          <w:rPr>
            <w:lang w:val="en-IE"/>
          </w:rPr>
          <w:delText>2.794</w:delText>
        </w:r>
        <w:r w:rsidRPr="00D00300" w:rsidDel="00DE451C">
          <w:rPr>
            <w:lang w:val="en-IE"/>
          </w:rPr>
          <w:delText xml:space="preserve"> </w:delText>
        </w:r>
        <w:r w:rsidR="000552B8" w:rsidRPr="00D00300" w:rsidDel="00DE451C">
          <w:rPr>
            <w:lang w:val="en-IE"/>
          </w:rPr>
          <w:delText xml:space="preserve">times </w:delText>
        </w:r>
        <w:r w:rsidR="00726032" w:rsidRPr="00D00300" w:rsidDel="00DE451C">
          <w:rPr>
            <w:lang w:val="en-IE"/>
          </w:rPr>
          <w:delText xml:space="preserve">the </w:delText>
        </w:r>
        <w:r w:rsidRPr="00D00300" w:rsidDel="00DE451C">
          <w:rPr>
            <w:lang w:val="en-IE"/>
          </w:rPr>
          <w:delText>standard deviations</w:delText>
        </w:r>
        <w:r w:rsidR="006E2B9D" w:rsidRPr="00D00300" w:rsidDel="00DE451C">
          <w:rPr>
            <w:lang w:val="en-IE"/>
          </w:rPr>
          <w:delText>, respectively</w:delText>
        </w:r>
        <w:r w:rsidRPr="00D00300" w:rsidDel="00DE451C">
          <w:rPr>
            <w:lang w:val="en-IE"/>
          </w:rPr>
          <w:delText xml:space="preserve">. </w:delText>
        </w:r>
        <w:r w:rsidR="00C63F43" w:rsidRPr="00D00300" w:rsidDel="00DE451C">
          <w:rPr>
            <w:lang w:val="en-IE"/>
          </w:rPr>
          <w:delText>The potential explanation of this obse</w:delText>
        </w:r>
        <w:r w:rsidRPr="00D00300" w:rsidDel="00DE451C">
          <w:rPr>
            <w:lang w:val="en-IE"/>
          </w:rPr>
          <w:delText xml:space="preserve">rvation is the effect of temperature </w:delText>
        </w:r>
        <w:r w:rsidR="00C63F43" w:rsidRPr="00D00300" w:rsidDel="00DE451C">
          <w:rPr>
            <w:lang w:val="en-IE"/>
          </w:rPr>
          <w:delText>on mosquito life-traits (e.g., oviposition)</w:delText>
        </w:r>
        <w:r w:rsidR="006E2B9D" w:rsidRPr="00D00300" w:rsidDel="00DE451C">
          <w:rPr>
            <w:lang w:val="en-IE"/>
          </w:rPr>
          <w:delText xml:space="preserve">, </w:delText>
        </w:r>
        <w:r w:rsidR="003C028B" w:rsidRPr="00D00300" w:rsidDel="00DE451C">
          <w:rPr>
            <w:lang w:val="en-IE"/>
          </w:rPr>
          <w:delText xml:space="preserve">and </w:delText>
        </w:r>
        <w:r w:rsidR="006E2B9D" w:rsidRPr="00D00300" w:rsidDel="00DE451C">
          <w:rPr>
            <w:lang w:val="en-IE"/>
          </w:rPr>
          <w:delText xml:space="preserve">on the pathogen, </w:delText>
        </w:r>
        <w:r w:rsidR="003C028B" w:rsidRPr="00D00300" w:rsidDel="00DE451C">
          <w:rPr>
            <w:lang w:val="en-IE"/>
          </w:rPr>
          <w:delText xml:space="preserve">both </w:delText>
        </w:r>
        <w:r w:rsidR="006E2B9D" w:rsidRPr="00D00300" w:rsidDel="00DE451C">
          <w:rPr>
            <w:lang w:val="en-IE"/>
          </w:rPr>
          <w:delText>of which were</w:delText>
        </w:r>
        <w:r w:rsidR="00C63F43" w:rsidRPr="00D00300" w:rsidDel="00DE451C">
          <w:rPr>
            <w:lang w:val="en-IE"/>
          </w:rPr>
          <w:delText xml:space="preserve"> already observed in the specific scientific literature [</w:delText>
        </w:r>
        <w:r w:rsidR="00BD43F4" w:rsidRPr="00D00300" w:rsidDel="00DE451C">
          <w:rPr>
            <w:lang w:val="en-IE"/>
          </w:rPr>
          <w:delText>16-19</w:delText>
        </w:r>
        <w:r w:rsidR="00C63F43" w:rsidRPr="00D00300" w:rsidDel="00DE451C">
          <w:rPr>
            <w:lang w:val="en-IE"/>
          </w:rPr>
          <w:delText xml:space="preserve">]. </w:delText>
        </w:r>
        <w:r w:rsidR="00733CB6" w:rsidRPr="00D00300" w:rsidDel="00DE451C">
          <w:rPr>
            <w:lang w:val="en-IE"/>
          </w:rPr>
          <w:delText xml:space="preserve">There is a general agreement in the scientific literature, that higher temperatures in </w:delText>
        </w:r>
        <w:r w:rsidR="000552B8" w:rsidRPr="00D00300" w:rsidDel="00DE451C">
          <w:rPr>
            <w:lang w:val="en-IE"/>
          </w:rPr>
          <w:delText xml:space="preserve">spring </w:delText>
        </w:r>
        <w:r w:rsidR="00733CB6" w:rsidRPr="00D00300" w:rsidDel="00DE451C">
          <w:rPr>
            <w:lang w:val="en-IE"/>
          </w:rPr>
          <w:delText xml:space="preserve">and early </w:delText>
        </w:r>
        <w:r w:rsidR="000552B8" w:rsidRPr="00D00300" w:rsidDel="00DE451C">
          <w:rPr>
            <w:lang w:val="en-IE"/>
          </w:rPr>
          <w:delText>summer</w:delText>
        </w:r>
        <w:r w:rsidR="00733CB6" w:rsidRPr="00D00300" w:rsidDel="00DE451C">
          <w:rPr>
            <w:lang w:val="en-IE"/>
          </w:rPr>
          <w:delText>, result in</w:delText>
        </w:r>
        <w:r w:rsidR="00887695" w:rsidRPr="00D00300" w:rsidDel="00DE451C">
          <w:rPr>
            <w:lang w:val="en-IE"/>
          </w:rPr>
          <w:delText xml:space="preserve"> earlier and more abundant presence of vectors [</w:delText>
        </w:r>
        <w:r w:rsidR="00EA7130" w:rsidRPr="00D00300" w:rsidDel="00DE451C">
          <w:rPr>
            <w:lang w:val="en-IE"/>
          </w:rPr>
          <w:delText>34</w:delText>
        </w:r>
        <w:r w:rsidR="00270284" w:rsidRPr="00D00300" w:rsidDel="00DE451C">
          <w:rPr>
            <w:lang w:val="en-IE"/>
          </w:rPr>
          <w:delText>-</w:delText>
        </w:r>
        <w:r w:rsidR="00EA7130" w:rsidRPr="00D00300" w:rsidDel="00DE451C">
          <w:rPr>
            <w:lang w:val="en-IE"/>
          </w:rPr>
          <w:delText>36</w:delText>
        </w:r>
        <w:r w:rsidR="00887695" w:rsidRPr="00D00300" w:rsidDel="00DE451C">
          <w:rPr>
            <w:lang w:val="en-IE"/>
          </w:rPr>
          <w:delText>]</w:delText>
        </w:r>
        <w:r w:rsidR="005D1204" w:rsidRPr="00D00300" w:rsidDel="00DE451C">
          <w:rPr>
            <w:lang w:val="en-IE"/>
          </w:rPr>
          <w:delText xml:space="preserve">, </w:delText>
        </w:r>
        <w:r w:rsidR="00B74AD1" w:rsidRPr="00D00300" w:rsidDel="00DE451C">
          <w:rPr>
            <w:lang w:val="en-IE"/>
          </w:rPr>
          <w:delText>higher pathogen circulation e.g., in non-human hosts [</w:delText>
        </w:r>
        <w:r w:rsidR="00EA7130" w:rsidRPr="00D00300" w:rsidDel="00DE451C">
          <w:rPr>
            <w:lang w:val="en-IE"/>
          </w:rPr>
          <w:delText>37</w:delText>
        </w:r>
        <w:r w:rsidR="00B74AD1" w:rsidRPr="00D00300" w:rsidDel="00DE451C">
          <w:rPr>
            <w:lang w:val="en-IE"/>
          </w:rPr>
          <w:delText xml:space="preserve">, </w:delText>
        </w:r>
        <w:r w:rsidR="00EA7130" w:rsidRPr="00D00300" w:rsidDel="00DE451C">
          <w:rPr>
            <w:lang w:val="en-IE"/>
          </w:rPr>
          <w:delText>38</w:delText>
        </w:r>
        <w:r w:rsidR="00B74AD1" w:rsidRPr="00D00300" w:rsidDel="00DE451C">
          <w:rPr>
            <w:lang w:val="en-IE"/>
          </w:rPr>
          <w:delText xml:space="preserve">], </w:delText>
        </w:r>
        <w:r w:rsidR="005D1204" w:rsidRPr="00D00300" w:rsidDel="00DE451C">
          <w:rPr>
            <w:lang w:val="en-IE"/>
          </w:rPr>
          <w:delText>and might be among the major responsible for the spatial expansion of WNV in Europe [</w:delText>
        </w:r>
        <w:r w:rsidR="00EA7130" w:rsidRPr="00D00300" w:rsidDel="00DE451C">
          <w:rPr>
            <w:lang w:val="en-IE"/>
          </w:rPr>
          <w:delText>39</w:delText>
        </w:r>
        <w:r w:rsidR="005D1204" w:rsidRPr="00D00300" w:rsidDel="00DE451C">
          <w:rPr>
            <w:lang w:val="en-IE"/>
          </w:rPr>
          <w:delText>]</w:delText>
        </w:r>
        <w:r w:rsidR="00887695" w:rsidRPr="00D00300" w:rsidDel="00DE451C">
          <w:rPr>
            <w:lang w:val="en-IE"/>
          </w:rPr>
          <w:delText>.</w:delText>
        </w:r>
        <w:r w:rsidR="00733CB6" w:rsidRPr="00D00300" w:rsidDel="00DE451C">
          <w:rPr>
            <w:lang w:val="en-IE"/>
          </w:rPr>
          <w:delText xml:space="preserve"> </w:delText>
        </w:r>
        <w:r w:rsidR="00D51F80" w:rsidRPr="00D00300" w:rsidDel="00DE451C">
          <w:rPr>
            <w:lang w:val="en-IE"/>
          </w:rPr>
          <w:delText>However,</w:delText>
        </w:r>
        <w:r w:rsidR="00887695" w:rsidRPr="00D00300" w:rsidDel="00DE451C">
          <w:rPr>
            <w:lang w:val="en-IE"/>
          </w:rPr>
          <w:delText xml:space="preserve"> </w:delText>
        </w:r>
        <w:r w:rsidR="00D51F80" w:rsidRPr="00D00300" w:rsidDel="00DE451C">
          <w:rPr>
            <w:lang w:val="en-IE"/>
          </w:rPr>
          <w:delText>i</w:delText>
        </w:r>
        <w:r w:rsidR="00BD43F4" w:rsidRPr="00D00300" w:rsidDel="00DE451C">
          <w:rPr>
            <w:lang w:val="en-IE"/>
          </w:rPr>
          <w:delText xml:space="preserve">t is important to note that, because we averaged the seasonal climatic variables over the whole observed time period, these results refer </w:delText>
        </w:r>
        <w:r w:rsidR="00D51F80" w:rsidRPr="00D00300" w:rsidDel="00DE451C">
          <w:rPr>
            <w:lang w:val="en-IE"/>
          </w:rPr>
          <w:delText xml:space="preserve">rather </w:delText>
        </w:r>
        <w:r w:rsidR="00BD43F4" w:rsidRPr="00D00300" w:rsidDel="00DE451C">
          <w:rPr>
            <w:lang w:val="en-IE"/>
          </w:rPr>
          <w:delText xml:space="preserve">to the </w:delText>
        </w:r>
        <w:r w:rsidR="00D51F80" w:rsidRPr="00D00300" w:rsidDel="00DE451C">
          <w:rPr>
            <w:lang w:val="en-IE"/>
          </w:rPr>
          <w:delText xml:space="preserve">climatic </w:delText>
        </w:r>
        <w:r w:rsidR="00BD43F4" w:rsidRPr="00D00300" w:rsidDel="00DE451C">
          <w:rPr>
            <w:lang w:val="en-IE"/>
          </w:rPr>
          <w:delText xml:space="preserve">suitability that each single province might have for the </w:delText>
        </w:r>
        <w:r w:rsidR="00D51F80" w:rsidRPr="00D00300" w:rsidDel="00DE451C">
          <w:rPr>
            <w:lang w:val="en-IE"/>
          </w:rPr>
          <w:delText xml:space="preserve">pathogen and its </w:delText>
        </w:r>
        <w:r w:rsidR="00BD43F4" w:rsidRPr="00D00300" w:rsidDel="00DE451C">
          <w:rPr>
            <w:lang w:val="en-IE"/>
          </w:rPr>
          <w:delText>vectors</w:delText>
        </w:r>
        <w:r w:rsidR="00D51F80" w:rsidRPr="00D00300" w:rsidDel="00DE451C">
          <w:rPr>
            <w:lang w:val="en-IE"/>
          </w:rPr>
          <w:delText xml:space="preserve">, than to the role of </w:delText>
        </w:r>
        <w:r w:rsidR="0084060F" w:rsidRPr="00D00300" w:rsidDel="00DE451C">
          <w:rPr>
            <w:lang w:val="en-IE"/>
          </w:rPr>
          <w:delText>climate change or extreme event</w:delText>
        </w:r>
        <w:r w:rsidR="00241F3C" w:rsidRPr="00D00300" w:rsidDel="00DE451C">
          <w:rPr>
            <w:lang w:val="en-IE"/>
          </w:rPr>
          <w:delText>s on virus circulation</w:delText>
        </w:r>
        <w:r w:rsidR="00D51F80" w:rsidRPr="00D00300" w:rsidDel="00DE451C">
          <w:rPr>
            <w:lang w:val="en-IE"/>
          </w:rPr>
          <w:delText xml:space="preserve">. </w:delText>
        </w:r>
        <w:r w:rsidR="00C63F43" w:rsidRPr="00D00300" w:rsidDel="00DE451C">
          <w:rPr>
            <w:lang w:val="en-IE"/>
          </w:rPr>
          <w:delText xml:space="preserve">Furthermore, when </w:delText>
        </w:r>
        <w:r w:rsidR="004C36D4" w:rsidRPr="00D00300" w:rsidDel="00DE451C">
          <w:rPr>
            <w:lang w:val="en-IE"/>
          </w:rPr>
          <w:delText xml:space="preserve">evaluating </w:delText>
        </w:r>
        <w:r w:rsidR="00C63F43" w:rsidRPr="00D00300" w:rsidDel="00DE451C">
          <w:rPr>
            <w:lang w:val="en-IE"/>
          </w:rPr>
          <w:delText>these results, it is important to keep in mind that, due to high correlation between the mean temperature and precipitation of each season, we decided to exclude from the model the mean tem</w:delText>
        </w:r>
        <w:r w:rsidRPr="00D00300" w:rsidDel="00DE451C">
          <w:rPr>
            <w:lang w:val="en-IE"/>
          </w:rPr>
          <w:delText xml:space="preserve">perature in </w:delText>
        </w:r>
        <w:r w:rsidR="00882ABC" w:rsidRPr="00D00300" w:rsidDel="00DE451C">
          <w:rPr>
            <w:lang w:val="en-IE"/>
          </w:rPr>
          <w:delText>winter</w:delText>
        </w:r>
        <w:r w:rsidR="000552B8" w:rsidRPr="00D00300" w:rsidDel="00DE451C">
          <w:rPr>
            <w:lang w:val="en-IE"/>
          </w:rPr>
          <w:delText>, summer,</w:delText>
        </w:r>
        <w:r w:rsidR="00882ABC" w:rsidRPr="00D00300" w:rsidDel="00DE451C">
          <w:rPr>
            <w:lang w:val="en-IE"/>
          </w:rPr>
          <w:delText xml:space="preserve"> </w:delText>
        </w:r>
        <w:r w:rsidR="00C63F43" w:rsidRPr="00D00300" w:rsidDel="00DE451C">
          <w:rPr>
            <w:lang w:val="en-IE"/>
          </w:rPr>
          <w:delText xml:space="preserve">and </w:delText>
        </w:r>
        <w:r w:rsidR="00882ABC" w:rsidRPr="00D00300" w:rsidDel="00DE451C">
          <w:rPr>
            <w:lang w:val="en-IE"/>
          </w:rPr>
          <w:delText>autumn</w:delText>
        </w:r>
        <w:r w:rsidR="00C63F43" w:rsidRPr="00D00300" w:rsidDel="00DE451C">
          <w:rPr>
            <w:lang w:val="en-IE"/>
          </w:rPr>
          <w:delText>. Therefore, the results that we observed should be interpreted more in terms of the importance of the temperature on the occurrence of WNV human cases, rather than on an indication of the most important season.</w:delText>
        </w:r>
        <w:r w:rsidR="007C1A82" w:rsidRPr="00D00300" w:rsidDel="00DE451C">
          <w:rPr>
            <w:lang w:val="en-IE"/>
          </w:rPr>
          <w:delText xml:space="preserve"> </w:delText>
        </w:r>
        <w:r w:rsidR="007C5442" w:rsidRPr="00D00300" w:rsidDel="00DE451C">
          <w:rPr>
            <w:lang w:val="en-IE"/>
          </w:rPr>
          <w:delText>Furthermore, regardless of the original scope of the study, which aimed at understanding the impact of land cover factors on the distribution of MBDs in Continental Europe, given the peculiarities of WNV’s transmission cycle, our results should be only referred to this very specific disease, and not generalized for other MBDs.</w:delText>
        </w:r>
      </w:del>
    </w:p>
    <w:p w14:paraId="11E758CC" w14:textId="65D76405" w:rsidR="007E64F4" w:rsidDel="00DE451C" w:rsidRDefault="00C63F43" w:rsidP="00E537D0">
      <w:pPr>
        <w:pStyle w:val="NoSpacing"/>
        <w:rPr>
          <w:del w:id="1666" w:author="Emanuele Massaro [2]" w:date="2025-11-10T16:16:00Z"/>
          <w:lang w:val="en-IE"/>
        </w:rPr>
      </w:pPr>
      <w:del w:id="1667" w:author="Emanuele Massaro [2]" w:date="2025-11-10T16:16:00Z">
        <w:r w:rsidRPr="00D00300" w:rsidDel="00DE451C">
          <w:rPr>
            <w:lang w:val="en-IE"/>
          </w:rPr>
          <w:delText xml:space="preserve">In designing this analysis, we considered a </w:delText>
        </w:r>
        <w:r w:rsidR="00DB14DE" w:rsidRPr="00D00300" w:rsidDel="00DE451C">
          <w:rPr>
            <w:lang w:val="en-IE"/>
          </w:rPr>
          <w:delText xml:space="preserve">spatially-lagged </w:delText>
        </w:r>
        <w:r w:rsidRPr="00D00300" w:rsidDel="00DE451C">
          <w:rPr>
            <w:lang w:val="en-IE"/>
          </w:rPr>
          <w:delText>geographically-weighted regression (GWR</w:delText>
        </w:r>
        <w:r w:rsidR="00DB14DE" w:rsidRPr="00D00300" w:rsidDel="00DE451C">
          <w:rPr>
            <w:lang w:val="en-IE"/>
          </w:rPr>
          <w:delText>-SL</w:delText>
        </w:r>
        <w:r w:rsidRPr="00D00300" w:rsidDel="00DE451C">
          <w:rPr>
            <w:lang w:val="en-IE"/>
          </w:rPr>
          <w:delText>) approach, because of the amount of spatial autocorrelation in the sample (Supplementary material – Table S</w:delText>
        </w:r>
        <w:r w:rsidR="00B50C91" w:rsidRPr="00D00300" w:rsidDel="00DE451C">
          <w:rPr>
            <w:lang w:val="en-IE"/>
          </w:rPr>
          <w:delText>2</w:delText>
        </w:r>
        <w:r w:rsidRPr="00D00300" w:rsidDel="00DE451C">
          <w:rPr>
            <w:lang w:val="en-IE"/>
          </w:rPr>
          <w:delText>). This approach might represent an additional interesting feature of this study, especially in the different ability to explain the variance in the sample between the GWR and a linear model (Fig</w:delText>
        </w:r>
        <w:r w:rsidR="008372FC" w:rsidRPr="00D00300" w:rsidDel="00DE451C">
          <w:rPr>
            <w:lang w:val="en-IE"/>
          </w:rPr>
          <w:delText>ure</w:delText>
        </w:r>
        <w:r w:rsidRPr="00D00300" w:rsidDel="00DE451C">
          <w:rPr>
            <w:lang w:val="en-IE"/>
          </w:rPr>
          <w:delText xml:space="preserve"> 3).</w:delText>
        </w:r>
      </w:del>
    </w:p>
    <w:p w14:paraId="630DB1FD" w14:textId="0C9E221C" w:rsidR="007E64F4" w:rsidRPr="00D00300" w:rsidDel="00DE451C" w:rsidRDefault="007E64F4" w:rsidP="007E64F4">
      <w:pPr>
        <w:pStyle w:val="NoSpacing"/>
        <w:rPr>
          <w:del w:id="1668" w:author="Emanuele Massaro [2]" w:date="2025-11-10T16:16:00Z"/>
          <w:moveFrom w:id="1669" w:author="Emanuele Massaro" w:date="2025-10-22T16:34:00Z"/>
          <w:lang w:val="en-IE"/>
        </w:rPr>
      </w:pPr>
      <w:moveFromRangeStart w:id="1670" w:author="Emanuele Massaro" w:date="2025-10-22T16:34:00Z" w:name="move212043314"/>
      <w:moveFrom w:id="1671" w:author="Emanuele Massaro" w:date="2025-10-22T16:34:00Z">
        <w:del w:id="1672" w:author="Emanuele Massaro [2]" w:date="2025-11-10T16:16:00Z">
          <w:r w:rsidRPr="00D00300" w:rsidDel="00DE451C">
            <w:rPr>
              <w:noProof/>
              <w:lang w:val="en-IE"/>
            </w:rPr>
            <w:drawing>
              <wp:inline distT="0" distB="0" distL="0" distR="0" wp14:anchorId="790FE3DB" wp14:editId="71A5338E">
                <wp:extent cx="5731510" cy="3026410"/>
                <wp:effectExtent l="0" t="0" r="0" b="0"/>
                <wp:docPr id="84098063" name="Picture 1" descr="A map of the continent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8063" name="Picture 1" descr="A map of the continent with different colored squar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026410"/>
                        </a:xfrm>
                        <a:prstGeom prst="rect">
                          <a:avLst/>
                        </a:prstGeom>
                      </pic:spPr>
                    </pic:pic>
                  </a:graphicData>
                </a:graphic>
              </wp:inline>
            </w:drawing>
          </w:r>
        </w:del>
      </w:moveFrom>
    </w:p>
    <w:p w14:paraId="1F72255B" w14:textId="1FF8FF10" w:rsidR="007E64F4" w:rsidRPr="007E64F4" w:rsidDel="00DE451C" w:rsidRDefault="007E64F4" w:rsidP="007E64F4">
      <w:pPr>
        <w:pStyle w:val="NoSpacing"/>
        <w:spacing w:line="276" w:lineRule="auto"/>
        <w:jc w:val="both"/>
        <w:rPr>
          <w:del w:id="1673" w:author="Emanuele Massaro [2]" w:date="2025-11-10T16:16:00Z"/>
          <w:moveFrom w:id="1674" w:author="Emanuele Massaro" w:date="2025-10-22T16:34:00Z"/>
          <w:b/>
          <w:bCs/>
          <w:szCs w:val="24"/>
          <w:lang w:val="en-IE"/>
        </w:rPr>
      </w:pPr>
      <w:moveFrom w:id="1675" w:author="Emanuele Massaro" w:date="2025-10-22T16:34:00Z">
        <w:del w:id="1676" w:author="Emanuele Massaro [2]" w:date="2025-11-10T16:16:00Z">
          <w:r w:rsidRPr="007E64F4" w:rsidDel="00DE451C">
            <w:rPr>
              <w:b/>
              <w:bCs/>
              <w:szCs w:val="24"/>
              <w:lang w:val="en-IE"/>
            </w:rPr>
            <w:delText>Figure 3. Spatial distribution of the local R</w:delText>
          </w:r>
          <w:r w:rsidRPr="007E64F4" w:rsidDel="00DE451C">
            <w:rPr>
              <w:b/>
              <w:bCs/>
              <w:szCs w:val="24"/>
              <w:vertAlign w:val="superscript"/>
              <w:lang w:val="en-IE"/>
            </w:rPr>
            <w:delText>2</w:delText>
          </w:r>
          <w:r w:rsidRPr="007E64F4" w:rsidDel="00DE451C">
            <w:rPr>
              <w:b/>
              <w:bCs/>
              <w:szCs w:val="24"/>
              <w:lang w:val="en-IE"/>
            </w:rPr>
            <w:delText xml:space="preserve"> and distribution of the residuals of the spatial model (GWR-SL). </w:delText>
          </w:r>
        </w:del>
      </w:moveFrom>
    </w:p>
    <w:moveFromRangeEnd w:id="1670"/>
    <w:p w14:paraId="72CB6FB7" w14:textId="036483BA" w:rsidR="007E64F4" w:rsidDel="00DE451C" w:rsidRDefault="007E64F4" w:rsidP="00E537D0">
      <w:pPr>
        <w:pStyle w:val="NoSpacing"/>
        <w:rPr>
          <w:del w:id="1677" w:author="Emanuele Massaro [2]" w:date="2025-11-10T16:16:00Z"/>
          <w:lang w:val="en-IE"/>
        </w:rPr>
      </w:pPr>
    </w:p>
    <w:p w14:paraId="26145405" w14:textId="0965CA24" w:rsidR="00876D2E" w:rsidRPr="00D00300" w:rsidDel="00DE451C" w:rsidRDefault="00C63F43" w:rsidP="00E537D0">
      <w:pPr>
        <w:pStyle w:val="NoSpacing"/>
        <w:rPr>
          <w:del w:id="1678" w:author="Emanuele Massaro [2]" w:date="2025-11-10T16:16:00Z"/>
          <w:lang w:val="en-IE"/>
        </w:rPr>
      </w:pPr>
      <w:del w:id="1679" w:author="Emanuele Massaro [2]" w:date="2025-11-10T16:16:00Z">
        <w:r w:rsidRPr="00D00300" w:rsidDel="00DE451C">
          <w:rPr>
            <w:lang w:val="en-IE"/>
          </w:rPr>
          <w:delText xml:space="preserve"> In fact, in the latter approach, an amount between </w:delText>
        </w:r>
        <w:r w:rsidR="008372FC" w:rsidRPr="00D00300" w:rsidDel="00DE451C">
          <w:rPr>
            <w:lang w:val="en-IE"/>
          </w:rPr>
          <w:delText xml:space="preserve">57 </w:delText>
        </w:r>
        <w:r w:rsidRPr="00D00300" w:rsidDel="00DE451C">
          <w:rPr>
            <w:lang w:val="en-IE"/>
          </w:rPr>
          <w:delText xml:space="preserve">and </w:delText>
        </w:r>
        <w:r w:rsidR="008372FC" w:rsidRPr="00D00300" w:rsidDel="00DE451C">
          <w:rPr>
            <w:lang w:val="en-IE"/>
          </w:rPr>
          <w:delText>56</w:delText>
        </w:r>
        <w:r w:rsidRPr="00D00300" w:rsidDel="00DE451C">
          <w:rPr>
            <w:lang w:val="en-IE"/>
          </w:rPr>
          <w:delText>% of the variance in the sample could be explained (Multiple and Adjusted R-squared [</w:delText>
        </w:r>
        <w:r w:rsidRPr="00D00300" w:rsidDel="00DE451C">
          <w:rPr>
            <w:i/>
            <w:lang w:val="en-IE"/>
          </w:rPr>
          <w:delText>R</w:delText>
        </w:r>
        <w:r w:rsidRPr="00D00300" w:rsidDel="00DE451C">
          <w:rPr>
            <w:i/>
            <w:vertAlign w:val="superscript"/>
            <w:lang w:val="en-IE"/>
          </w:rPr>
          <w:delText>2</w:delText>
        </w:r>
        <w:r w:rsidRPr="00D00300" w:rsidDel="00DE451C">
          <w:rPr>
            <w:lang w:val="en-IE"/>
          </w:rPr>
          <w:delText>], respectively), whereas in the first case (GWR</w:delText>
        </w:r>
        <w:r w:rsidR="008372FC" w:rsidRPr="00D00300" w:rsidDel="00DE451C">
          <w:rPr>
            <w:lang w:val="en-IE"/>
          </w:rPr>
          <w:delText>-SL</w:delText>
        </w:r>
        <w:r w:rsidRPr="00D00300" w:rsidDel="00DE451C">
          <w:rPr>
            <w:lang w:val="en-IE"/>
          </w:rPr>
          <w:delText xml:space="preserve">) we could improve until a mean and maximum value of </w:delText>
        </w:r>
        <w:r w:rsidRPr="00D00300" w:rsidDel="00DE451C">
          <w:rPr>
            <w:i/>
            <w:lang w:val="en-IE"/>
          </w:rPr>
          <w:delText>R</w:delText>
        </w:r>
        <w:r w:rsidRPr="00D00300" w:rsidDel="00DE451C">
          <w:rPr>
            <w:i/>
            <w:vertAlign w:val="superscript"/>
            <w:lang w:val="en-IE"/>
          </w:rPr>
          <w:delText>2</w:delText>
        </w:r>
        <w:r w:rsidRPr="00D00300" w:rsidDel="00DE451C">
          <w:rPr>
            <w:lang w:val="en-IE"/>
          </w:rPr>
          <w:delText xml:space="preserve"> of </w:delText>
        </w:r>
        <w:r w:rsidR="008372FC" w:rsidRPr="00D00300" w:rsidDel="00DE451C">
          <w:rPr>
            <w:lang w:val="en-IE"/>
          </w:rPr>
          <w:delText>95</w:delText>
        </w:r>
        <w:r w:rsidRPr="00D00300" w:rsidDel="00DE451C">
          <w:rPr>
            <w:lang w:val="en-IE"/>
          </w:rPr>
          <w:delText xml:space="preserve">% and 99%, respectively. </w:delText>
        </w:r>
        <w:r w:rsidR="00621688" w:rsidRPr="00D00300" w:rsidDel="00DE451C">
          <w:rPr>
            <w:lang w:val="en-IE"/>
          </w:rPr>
          <w:delText>In addition, we opted for the spatial distribution of the different land covers, rather than their proportion over the overall size of the province/NUTS3</w:delText>
        </w:r>
        <w:r w:rsidR="006F1D5B" w:rsidRPr="00D00300" w:rsidDel="00DE451C">
          <w:rPr>
            <w:lang w:val="en-IE"/>
          </w:rPr>
          <w:delText>.</w:delText>
        </w:r>
        <w:r w:rsidR="00621688" w:rsidRPr="00D00300" w:rsidDel="00DE451C">
          <w:rPr>
            <w:lang w:val="en-IE"/>
          </w:rPr>
          <w:delText xml:space="preserve"> This </w:delText>
        </w:r>
        <w:r w:rsidR="006F1D5B" w:rsidRPr="00D00300" w:rsidDel="00DE451C">
          <w:rPr>
            <w:lang w:val="en-IE"/>
          </w:rPr>
          <w:delText xml:space="preserve">choice was done </w:delText>
        </w:r>
        <w:r w:rsidR="00621688" w:rsidRPr="00D00300" w:rsidDel="00DE451C">
          <w:rPr>
            <w:lang w:val="en-IE"/>
          </w:rPr>
          <w:delText>because, the latter approach was severely impeded by spatial autocorrelation, rendering the results practically non-interpretable. However, we still consider of scientific interest and practical relevance to disentangle also the role of different land covers, based on their proportion in each province/NUTS3, rather than of spatial distribution, which could be addressed in further studies on this topic.</w:delText>
        </w:r>
      </w:del>
    </w:p>
    <w:p w14:paraId="23863F72" w14:textId="1F00EC86" w:rsidR="009C44BD" w:rsidRPr="00D00300" w:rsidRDefault="008372FC" w:rsidP="00CA3E73">
      <w:pPr>
        <w:pStyle w:val="NoSpacing"/>
        <w:rPr>
          <w:b/>
          <w:bCs/>
          <w:sz w:val="28"/>
          <w:szCs w:val="28"/>
          <w:lang w:val="en-IE"/>
        </w:rPr>
      </w:pPr>
      <w:del w:id="1680" w:author="Emanuele Massaro [2]" w:date="2025-11-10T16:16:00Z">
        <w:r w:rsidRPr="00D00300" w:rsidDel="00DE451C">
          <w:rPr>
            <w:lang w:val="en-IE"/>
          </w:rPr>
          <w:delText>W</w:delText>
        </w:r>
        <w:r w:rsidR="00C63F43" w:rsidRPr="00D00300" w:rsidDel="00DE451C">
          <w:rPr>
            <w:lang w:val="en-IE"/>
          </w:rPr>
          <w:delText xml:space="preserve">e envisioned the public health relevance of this analysis in its ability to inform policy makers on WNV diseases in humans, isolating factors associated with the incidence of the disease at a finer granularity (i.e., provinces), and therefore allowing for more </w:delText>
        </w:r>
        <w:r w:rsidR="00C63F43" w:rsidRPr="00D00300" w:rsidDel="00DE451C">
          <w:rPr>
            <w:i/>
            <w:iCs/>
            <w:lang w:val="en-IE"/>
          </w:rPr>
          <w:delText>ad hoc</w:delText>
        </w:r>
        <w:r w:rsidR="00C63F43" w:rsidRPr="00D00300" w:rsidDel="00DE451C">
          <w:rPr>
            <w:lang w:val="en-IE"/>
          </w:rPr>
          <w:delText xml:space="preserve"> small scale interventions</w:delText>
        </w:r>
        <w:r w:rsidR="00F75736" w:rsidRPr="00D00300" w:rsidDel="00DE451C">
          <w:rPr>
            <w:lang w:val="en-IE"/>
          </w:rPr>
          <w:delText>, e.g., at provincial level</w:delText>
        </w:r>
        <w:r w:rsidR="00C63F43" w:rsidRPr="00D00300" w:rsidDel="00DE451C">
          <w:rPr>
            <w:lang w:val="en-IE"/>
          </w:rPr>
          <w:delText xml:space="preserve">. However, </w:delText>
        </w:r>
        <w:r w:rsidR="003D47B9" w:rsidRPr="00D00300" w:rsidDel="00DE451C">
          <w:rPr>
            <w:lang w:val="en-IE"/>
          </w:rPr>
          <w:delText xml:space="preserve">the </w:delText>
        </w:r>
        <w:r w:rsidR="00C63F43" w:rsidRPr="00D00300" w:rsidDel="00DE451C">
          <w:rPr>
            <w:lang w:val="en-IE"/>
          </w:rPr>
          <w:delText>geographical focus of this study might represent also a limitation. In fact, though a wide-scale understanding of risk and potential interventions, when it comes to</w:delText>
        </w:r>
        <w:r w:rsidR="00F75736" w:rsidRPr="00D00300" w:rsidDel="00DE451C">
          <w:rPr>
            <w:lang w:val="en-IE"/>
          </w:rPr>
          <w:delText xml:space="preserve"> viral</w:delText>
        </w:r>
        <w:r w:rsidR="00C63F43" w:rsidRPr="00D00300" w:rsidDel="00DE451C">
          <w:rPr>
            <w:lang w:val="en-IE"/>
          </w:rPr>
          <w:delText xml:space="preserve"> MBDs it is important to keep in mind that the conditions, which influence vectors population dynamics and distribution (e.g., host selection)</w:delText>
        </w:r>
        <w:r w:rsidR="00767C07" w:rsidRPr="00D00300" w:rsidDel="00DE451C">
          <w:rPr>
            <w:lang w:val="en-IE"/>
          </w:rPr>
          <w:delText xml:space="preserve"> [</w:delText>
        </w:r>
        <w:r w:rsidR="00EA7130" w:rsidRPr="00D00300" w:rsidDel="00DE451C">
          <w:rPr>
            <w:lang w:val="en-IE"/>
          </w:rPr>
          <w:delText>40</w:delText>
        </w:r>
        <w:r w:rsidR="000167C9" w:rsidRPr="00D00300" w:rsidDel="00DE451C">
          <w:rPr>
            <w:lang w:val="en-IE"/>
          </w:rPr>
          <w:delText xml:space="preserve">, </w:delText>
        </w:r>
        <w:r w:rsidR="00EA7130" w:rsidRPr="00D00300" w:rsidDel="00DE451C">
          <w:rPr>
            <w:lang w:val="en-IE"/>
          </w:rPr>
          <w:delText>41</w:delText>
        </w:r>
        <w:r w:rsidR="00767C07" w:rsidRPr="00D00300" w:rsidDel="00DE451C">
          <w:rPr>
            <w:lang w:val="en-IE"/>
          </w:rPr>
          <w:delText>], and therefore the enzootic cycle of WNV,</w:delText>
        </w:r>
        <w:r w:rsidR="00C63F43" w:rsidRPr="00D00300" w:rsidDel="00DE451C">
          <w:rPr>
            <w:lang w:val="en-IE"/>
          </w:rPr>
          <w:delText xml:space="preserve"> are often influenced by parameters at geographical scale</w:delText>
        </w:r>
        <w:r w:rsidR="00A45DE6" w:rsidRPr="00D00300" w:rsidDel="00DE451C">
          <w:rPr>
            <w:lang w:val="en-IE"/>
          </w:rPr>
          <w:delText>s much smaller that provinces. Analyses over large geographic areas (</w:delText>
        </w:r>
        <w:r w:rsidR="00E13EE5" w:rsidRPr="00D00300" w:rsidDel="00DE451C">
          <w:rPr>
            <w:lang w:val="en-IE"/>
          </w:rPr>
          <w:delText xml:space="preserve">e.g., </w:delText>
        </w:r>
        <w:r w:rsidR="00A45DE6" w:rsidRPr="00D00300" w:rsidDel="00DE451C">
          <w:rPr>
            <w:lang w:val="en-IE"/>
          </w:rPr>
          <w:delText>Europe) with resolution at smaller scales are</w:delText>
        </w:r>
        <w:r w:rsidR="00C63F43" w:rsidRPr="00D00300" w:rsidDel="00DE451C">
          <w:rPr>
            <w:lang w:val="en-IE"/>
          </w:rPr>
          <w:delText xml:space="preserve"> extremely complicated to replicate</w:delText>
        </w:r>
        <w:r w:rsidR="00E13EE5" w:rsidRPr="00D00300" w:rsidDel="00DE451C">
          <w:rPr>
            <w:lang w:val="en-IE"/>
          </w:rPr>
          <w:delText xml:space="preserve"> because of the</w:delText>
        </w:r>
        <w:r w:rsidR="00C63F43" w:rsidRPr="00D00300" w:rsidDel="00DE451C">
          <w:rPr>
            <w:lang w:val="en-IE"/>
          </w:rPr>
          <w:delText xml:space="preserve"> level of granularity, to which human cases are recorded (in the case of this study, province/</w:delText>
        </w:r>
        <w:r w:rsidR="0090579B" w:rsidRPr="00D00300" w:rsidDel="00DE451C">
          <w:delText xml:space="preserve"> </w:delText>
        </w:r>
        <w:r w:rsidR="0090579B" w:rsidRPr="00D00300" w:rsidDel="00DE451C">
          <w:rPr>
            <w:lang w:val="en-IE"/>
          </w:rPr>
          <w:delText>Nomenclature of Territorial Units for Statistics lev. 3 [</w:delText>
        </w:r>
        <w:r w:rsidR="00C63F43" w:rsidRPr="00D00300" w:rsidDel="00DE451C">
          <w:rPr>
            <w:lang w:val="en-IE"/>
          </w:rPr>
          <w:delText>NUTS3</w:delText>
        </w:r>
        <w:r w:rsidR="0090579B" w:rsidRPr="00D00300" w:rsidDel="00DE451C">
          <w:rPr>
            <w:lang w:val="en-IE"/>
          </w:rPr>
          <w:delText>]</w:delText>
        </w:r>
        <w:r w:rsidR="00C63F43" w:rsidRPr="00D00300" w:rsidDel="00DE451C">
          <w:rPr>
            <w:lang w:val="en-IE"/>
          </w:rPr>
          <w:delText>)</w:delText>
        </w:r>
        <w:r w:rsidR="003D47B9" w:rsidRPr="00D00300" w:rsidDel="00DE451C">
          <w:rPr>
            <w:lang w:val="en-IE"/>
          </w:rPr>
          <w:delText xml:space="preserve">. </w:delText>
        </w:r>
        <w:r w:rsidR="00C63F43" w:rsidRPr="00D00300" w:rsidDel="00DE451C">
          <w:rPr>
            <w:lang w:val="en-IE"/>
          </w:rPr>
          <w:delText>Similarly, the provincial analysis does not allow to focus on socio-demographic characteristics, which were also associated with the incidence of WNV in humans</w:delText>
        </w:r>
        <w:r w:rsidR="00767C07" w:rsidRPr="00D00300" w:rsidDel="00DE451C">
          <w:rPr>
            <w:lang w:val="en-IE"/>
          </w:rPr>
          <w:delText xml:space="preserve"> [</w:delText>
        </w:r>
        <w:r w:rsidR="00EA7130" w:rsidRPr="00D00300" w:rsidDel="00DE451C">
          <w:rPr>
            <w:lang w:val="en-IE"/>
          </w:rPr>
          <w:delText>42</w:delText>
        </w:r>
        <w:r w:rsidR="00767C07" w:rsidRPr="00D00300" w:rsidDel="00DE451C">
          <w:rPr>
            <w:lang w:val="en-IE"/>
          </w:rPr>
          <w:delText>-</w:delText>
        </w:r>
        <w:r w:rsidR="00EA7130" w:rsidRPr="00D00300" w:rsidDel="00DE451C">
          <w:rPr>
            <w:lang w:val="en-IE"/>
          </w:rPr>
          <w:delText>45</w:delText>
        </w:r>
        <w:r w:rsidR="00767C07" w:rsidRPr="00D00300" w:rsidDel="00DE451C">
          <w:rPr>
            <w:lang w:val="en-IE"/>
          </w:rPr>
          <w:delText>]</w:delText>
        </w:r>
        <w:r w:rsidR="006A13C2" w:rsidRPr="00D00300" w:rsidDel="00DE451C">
          <w:rPr>
            <w:lang w:val="en-IE"/>
          </w:rPr>
          <w:delText>; nor to account for human mobility, which was also associated with the incidence of WNV</w:delText>
        </w:r>
        <w:r w:rsidR="009D012F" w:rsidRPr="00D00300" w:rsidDel="00DE451C">
          <w:rPr>
            <w:lang w:val="en-IE"/>
          </w:rPr>
          <w:delText xml:space="preserve"> [</w:delText>
        </w:r>
        <w:r w:rsidR="00EA7130" w:rsidRPr="00D00300" w:rsidDel="00DE451C">
          <w:rPr>
            <w:lang w:val="en-IE"/>
          </w:rPr>
          <w:delText>46</w:delText>
        </w:r>
        <w:r w:rsidR="009D012F" w:rsidRPr="00D00300" w:rsidDel="00DE451C">
          <w:rPr>
            <w:lang w:val="en-IE"/>
          </w:rPr>
          <w:delText>]</w:delText>
        </w:r>
        <w:r w:rsidR="006A13C2" w:rsidRPr="00D00300" w:rsidDel="00DE451C">
          <w:rPr>
            <w:lang w:val="en-IE"/>
          </w:rPr>
          <w:delText>.</w:delText>
        </w:r>
        <w:r w:rsidR="00E6353E" w:rsidRPr="00D00300" w:rsidDel="00DE451C">
          <w:rPr>
            <w:lang w:val="en-IE"/>
          </w:rPr>
          <w:delText xml:space="preserve"> </w:delText>
        </w:r>
        <w:r w:rsidR="007C5442" w:rsidRPr="00D00300" w:rsidDel="00DE451C">
          <w:rPr>
            <w:lang w:val="en-IE"/>
          </w:rPr>
          <w:delText>Furthermore</w:delText>
        </w:r>
        <w:r w:rsidR="00E6353E" w:rsidRPr="00D00300" w:rsidDel="00DE451C">
          <w:rPr>
            <w:lang w:val="en-IE"/>
          </w:rPr>
          <w:delText>, a potential bias is present because of WNV disease</w:delText>
        </w:r>
        <w:r w:rsidR="00E13EE5" w:rsidRPr="00D00300" w:rsidDel="00DE451C">
          <w:rPr>
            <w:lang w:val="en-IE"/>
          </w:rPr>
          <w:delText xml:space="preserve"> </w:delText>
        </w:r>
        <w:r w:rsidR="00A45DE6" w:rsidRPr="00D00300" w:rsidDel="00DE451C">
          <w:rPr>
            <w:lang w:val="en-IE"/>
          </w:rPr>
          <w:delText>is</w:delText>
        </w:r>
        <w:r w:rsidR="00E13EE5" w:rsidRPr="00D00300" w:rsidDel="00DE451C">
          <w:rPr>
            <w:lang w:val="en-IE"/>
          </w:rPr>
          <w:delText xml:space="preserve"> potentially</w:delText>
        </w:r>
        <w:r w:rsidR="00A45DE6" w:rsidRPr="00D00300" w:rsidDel="00DE451C">
          <w:rPr>
            <w:lang w:val="en-IE"/>
          </w:rPr>
          <w:delText xml:space="preserve"> </w:delText>
        </w:r>
        <w:r w:rsidR="00E6353E" w:rsidRPr="00D00300" w:rsidDel="00DE451C">
          <w:rPr>
            <w:lang w:val="en-IE"/>
          </w:rPr>
          <w:delText>underdiagnose</w:delText>
        </w:r>
        <w:r w:rsidR="00A45DE6" w:rsidRPr="00D00300" w:rsidDel="00DE451C">
          <w:rPr>
            <w:lang w:val="en-IE"/>
          </w:rPr>
          <w:delText>d</w:delText>
        </w:r>
        <w:r w:rsidR="00E6353E" w:rsidRPr="00D00300" w:rsidDel="00DE451C">
          <w:rPr>
            <w:lang w:val="en-IE"/>
          </w:rPr>
          <w:delText xml:space="preserve">. In fact, it is estimated that 80% of WNV disease cases in human </w:delText>
        </w:r>
        <w:r w:rsidR="00CF67F4" w:rsidRPr="00D00300" w:rsidDel="00DE451C">
          <w:rPr>
            <w:lang w:val="en-IE"/>
          </w:rPr>
          <w:delText>are asymptomatic</w:delText>
        </w:r>
        <w:r w:rsidR="00E13EE5" w:rsidRPr="00D00300" w:rsidDel="00DE451C">
          <w:rPr>
            <w:lang w:val="en-IE"/>
          </w:rPr>
          <w:delText xml:space="preserve">, </w:delText>
        </w:r>
        <w:r w:rsidR="00CF67F4" w:rsidRPr="00D00300" w:rsidDel="00DE451C">
          <w:rPr>
            <w:lang w:val="en-IE"/>
          </w:rPr>
          <w:delText xml:space="preserve">19% present very mild and unspecific </w:delText>
        </w:r>
        <w:r w:rsidR="00781125" w:rsidRPr="00D00300" w:rsidDel="00DE451C">
          <w:rPr>
            <w:lang w:val="en-IE"/>
          </w:rPr>
          <w:delText>symptoms</w:delText>
        </w:r>
        <w:r w:rsidR="00E13EE5" w:rsidRPr="00D00300" w:rsidDel="00DE451C">
          <w:rPr>
            <w:lang w:val="en-IE"/>
          </w:rPr>
          <w:delText>, and the remaining 1% will present with more severe neurological symptoms</w:delText>
        </w:r>
        <w:r w:rsidR="00781125" w:rsidRPr="00D00300" w:rsidDel="00DE451C">
          <w:rPr>
            <w:lang w:val="en-IE"/>
          </w:rPr>
          <w:delText xml:space="preserve"> [</w:delText>
        </w:r>
        <w:r w:rsidR="00EA7130" w:rsidRPr="00D00300" w:rsidDel="00DE451C">
          <w:rPr>
            <w:lang w:val="en-IE"/>
          </w:rPr>
          <w:delText>47</w:delText>
        </w:r>
        <w:r w:rsidR="00781125" w:rsidRPr="00D00300" w:rsidDel="00DE451C">
          <w:rPr>
            <w:lang w:val="en-IE"/>
          </w:rPr>
          <w:delText>]</w:delText>
        </w:r>
        <w:r w:rsidR="00E6353E" w:rsidRPr="00D00300" w:rsidDel="00DE451C">
          <w:rPr>
            <w:lang w:val="en-IE"/>
          </w:rPr>
          <w:delText xml:space="preserve">. In this scenario, it is not unlikely to imagine an asymmetrical distribution </w:delText>
        </w:r>
        <w:r w:rsidR="00E13EE5" w:rsidRPr="00D00300" w:rsidDel="00DE451C">
          <w:rPr>
            <w:lang w:val="en-IE"/>
          </w:rPr>
          <w:delText xml:space="preserve">of the ability to correctly identify cases (especially with non-neurological symptomatic picture) </w:delText>
        </w:r>
        <w:r w:rsidR="00E6353E" w:rsidRPr="00D00300" w:rsidDel="00DE451C">
          <w:rPr>
            <w:lang w:val="en-IE"/>
          </w:rPr>
          <w:delText>between countries that have a long story of the disease, and therefore more structured surveillance plans, and countries with more recent story of the disease.</w:delText>
        </w:r>
        <w:r w:rsidR="007C5442" w:rsidRPr="00D00300" w:rsidDel="00DE451C">
          <w:rPr>
            <w:lang w:val="en-IE"/>
          </w:rPr>
          <w:delText xml:space="preserve"> </w:delText>
        </w:r>
      </w:del>
      <w:r w:rsidR="009C44BD" w:rsidRPr="00D00300">
        <w:rPr>
          <w:b/>
          <w:bCs/>
          <w:sz w:val="28"/>
          <w:szCs w:val="28"/>
          <w:lang w:val="en-IE"/>
        </w:rPr>
        <w:br w:type="page"/>
      </w:r>
    </w:p>
    <w:p w14:paraId="282D3545" w14:textId="77777777" w:rsidR="004739F7" w:rsidRPr="006673AE" w:rsidRDefault="004739F7" w:rsidP="004739F7">
      <w:pPr>
        <w:rPr>
          <w:ins w:id="1681" w:author="Nicola RICCETTI" w:date="2025-11-25T14:40:00Z"/>
          <w:b/>
          <w:bCs/>
        </w:rPr>
      </w:pPr>
      <w:ins w:id="1682" w:author="Nicola RICCETTI" w:date="2025-11-25T14:40:00Z">
        <w:r>
          <w:rPr>
            <w:b/>
            <w:bCs/>
          </w:rPr>
          <w:lastRenderedPageBreak/>
          <w:t>Methods*</w:t>
        </w:r>
        <w:r w:rsidRPr="006673AE">
          <w:rPr>
            <w:b/>
            <w:bCs/>
          </w:rPr>
          <w:t>STAR</w:t>
        </w:r>
      </w:ins>
    </w:p>
    <w:p w14:paraId="69615CC6" w14:textId="77777777" w:rsidR="004739F7" w:rsidRPr="006673AE" w:rsidRDefault="004739F7" w:rsidP="004739F7">
      <w:pPr>
        <w:rPr>
          <w:ins w:id="1683" w:author="Nicola RICCETTI" w:date="2025-11-25T14:40:00Z"/>
          <w:b/>
          <w:bCs/>
        </w:rPr>
      </w:pPr>
      <w:ins w:id="1684" w:author="Nicola RICCETTI" w:date="2025-11-25T14:40:00Z">
        <w:r w:rsidRPr="006673AE">
          <w:rPr>
            <w:b/>
            <w:bCs/>
          </w:rPr>
          <w:t>Key Resources Table</w:t>
        </w:r>
      </w:ins>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97"/>
        <w:gridCol w:w="4536"/>
        <w:gridCol w:w="1083"/>
      </w:tblGrid>
      <w:tr w:rsidR="004739F7" w:rsidRPr="0017525E" w14:paraId="6B7BF190" w14:textId="77777777" w:rsidTr="005C27D5">
        <w:trPr>
          <w:trHeight w:val="185"/>
          <w:tblHeader/>
          <w:tblCellSpacing w:w="15" w:type="dxa"/>
          <w:ins w:id="1685" w:author="Nicola RICCETTI" w:date="2025-11-25T14:40:00Z"/>
        </w:trPr>
        <w:tc>
          <w:tcPr>
            <w:tcW w:w="3352" w:type="dxa"/>
            <w:vAlign w:val="center"/>
            <w:hideMark/>
          </w:tcPr>
          <w:p w14:paraId="5731076C" w14:textId="77777777" w:rsidR="004739F7" w:rsidRPr="0017525E" w:rsidRDefault="004739F7" w:rsidP="005C27D5">
            <w:pPr>
              <w:rPr>
                <w:ins w:id="1686" w:author="Nicola RICCETTI" w:date="2025-11-25T14:40:00Z"/>
                <w:b/>
                <w:bCs/>
                <w:sz w:val="18"/>
                <w:szCs w:val="18"/>
              </w:rPr>
            </w:pPr>
            <w:ins w:id="1687" w:author="Nicola RICCETTI" w:date="2025-11-25T14:40:00Z">
              <w:r>
                <w:rPr>
                  <w:b/>
                  <w:bCs/>
                  <w:sz w:val="18"/>
                  <w:szCs w:val="18"/>
                </w:rPr>
                <w:t>Dataset/software</w:t>
              </w:r>
            </w:ins>
          </w:p>
        </w:tc>
        <w:tc>
          <w:tcPr>
            <w:tcW w:w="4506" w:type="dxa"/>
            <w:vAlign w:val="center"/>
            <w:hideMark/>
          </w:tcPr>
          <w:p w14:paraId="0EF69EDE" w14:textId="77777777" w:rsidR="004739F7" w:rsidRPr="0017525E" w:rsidRDefault="004739F7" w:rsidP="005C27D5">
            <w:pPr>
              <w:rPr>
                <w:ins w:id="1688" w:author="Nicola RICCETTI" w:date="2025-11-25T14:40:00Z"/>
                <w:b/>
                <w:bCs/>
                <w:sz w:val="18"/>
                <w:szCs w:val="18"/>
              </w:rPr>
            </w:pPr>
            <w:ins w:id="1689" w:author="Nicola RICCETTI" w:date="2025-11-25T14:40:00Z">
              <w:r w:rsidRPr="0017525E">
                <w:rPr>
                  <w:b/>
                  <w:bCs/>
                  <w:sz w:val="18"/>
                  <w:szCs w:val="18"/>
                </w:rPr>
                <w:t>Source</w:t>
              </w:r>
            </w:ins>
          </w:p>
        </w:tc>
        <w:tc>
          <w:tcPr>
            <w:tcW w:w="1038" w:type="dxa"/>
            <w:vAlign w:val="center"/>
            <w:hideMark/>
          </w:tcPr>
          <w:p w14:paraId="26395BF4" w14:textId="77777777" w:rsidR="004739F7" w:rsidRPr="0017525E" w:rsidRDefault="004739F7" w:rsidP="005C27D5">
            <w:pPr>
              <w:rPr>
                <w:ins w:id="1690" w:author="Nicola RICCETTI" w:date="2025-11-25T14:40:00Z"/>
                <w:b/>
                <w:bCs/>
                <w:sz w:val="18"/>
                <w:szCs w:val="18"/>
              </w:rPr>
            </w:pPr>
            <w:ins w:id="1691" w:author="Nicola RICCETTI" w:date="2025-11-25T14:40:00Z">
              <w:r w:rsidRPr="0017525E">
                <w:rPr>
                  <w:b/>
                  <w:bCs/>
                  <w:sz w:val="18"/>
                  <w:szCs w:val="18"/>
                </w:rPr>
                <w:t>Reference</w:t>
              </w:r>
            </w:ins>
          </w:p>
        </w:tc>
      </w:tr>
      <w:tr w:rsidR="004739F7" w:rsidRPr="0017525E" w14:paraId="1B8FFC59" w14:textId="77777777" w:rsidTr="005C27D5">
        <w:trPr>
          <w:trHeight w:val="170"/>
          <w:tblHeader/>
          <w:tblCellSpacing w:w="15" w:type="dxa"/>
          <w:ins w:id="1692" w:author="Nicola RICCETTI" w:date="2025-11-25T14:40:00Z"/>
        </w:trPr>
        <w:tc>
          <w:tcPr>
            <w:tcW w:w="0" w:type="auto"/>
            <w:gridSpan w:val="3"/>
            <w:vAlign w:val="center"/>
          </w:tcPr>
          <w:p w14:paraId="0F43152C" w14:textId="77777777" w:rsidR="004739F7" w:rsidRPr="0017525E" w:rsidRDefault="004739F7" w:rsidP="005C27D5">
            <w:pPr>
              <w:rPr>
                <w:ins w:id="1693" w:author="Nicola RICCETTI" w:date="2025-11-25T14:40:00Z"/>
                <w:i/>
                <w:iCs/>
                <w:sz w:val="18"/>
                <w:szCs w:val="18"/>
              </w:rPr>
            </w:pPr>
            <w:ins w:id="1694" w:author="Nicola RICCETTI" w:date="2025-11-25T14:40:00Z">
              <w:r w:rsidRPr="0017525E">
                <w:rPr>
                  <w:i/>
                  <w:iCs/>
                  <w:sz w:val="18"/>
                  <w:szCs w:val="18"/>
                </w:rPr>
                <w:t>Data collections</w:t>
              </w:r>
            </w:ins>
          </w:p>
        </w:tc>
      </w:tr>
      <w:tr w:rsidR="004739F7" w:rsidRPr="0017525E" w14:paraId="3C33ACCB" w14:textId="77777777" w:rsidTr="005C27D5">
        <w:trPr>
          <w:trHeight w:val="415"/>
          <w:tblCellSpacing w:w="15" w:type="dxa"/>
          <w:ins w:id="1695" w:author="Nicola RICCETTI" w:date="2025-11-25T14:40:00Z"/>
        </w:trPr>
        <w:tc>
          <w:tcPr>
            <w:tcW w:w="3352" w:type="dxa"/>
            <w:vAlign w:val="center"/>
            <w:hideMark/>
          </w:tcPr>
          <w:p w14:paraId="7DD0AC9F" w14:textId="77777777" w:rsidR="004739F7" w:rsidRPr="0017525E" w:rsidRDefault="004739F7" w:rsidP="005C27D5">
            <w:pPr>
              <w:rPr>
                <w:ins w:id="1696" w:author="Nicola RICCETTI" w:date="2025-11-25T14:40:00Z"/>
                <w:sz w:val="18"/>
                <w:szCs w:val="18"/>
              </w:rPr>
            </w:pPr>
            <w:ins w:id="1697" w:author="Nicola RICCETTI" w:date="2025-11-25T14:40:00Z">
              <w:r w:rsidRPr="0017525E">
                <w:rPr>
                  <w:sz w:val="18"/>
                  <w:szCs w:val="18"/>
                </w:rPr>
                <w:t>Mosquito-borne diseases human case data (Chikungunya, Dengue, West Nile virus, Yellow Fever, Zika)</w:t>
              </w:r>
            </w:ins>
          </w:p>
        </w:tc>
        <w:tc>
          <w:tcPr>
            <w:tcW w:w="4506" w:type="dxa"/>
            <w:vAlign w:val="center"/>
            <w:hideMark/>
          </w:tcPr>
          <w:p w14:paraId="497B407E" w14:textId="77777777" w:rsidR="004739F7" w:rsidRPr="0017525E" w:rsidRDefault="004739F7" w:rsidP="005C27D5">
            <w:pPr>
              <w:rPr>
                <w:ins w:id="1698" w:author="Nicola RICCETTI" w:date="2025-11-25T14:40:00Z"/>
                <w:sz w:val="18"/>
                <w:szCs w:val="18"/>
              </w:rPr>
            </w:pPr>
            <w:ins w:id="1699" w:author="Nicola RICCETTI" w:date="2025-11-25T14:40:00Z">
              <w:r>
                <w:rPr>
                  <w:sz w:val="18"/>
                  <w:szCs w:val="18"/>
                </w:rPr>
                <w:t>ECDC/TESSy</w:t>
              </w:r>
            </w:ins>
          </w:p>
        </w:tc>
        <w:tc>
          <w:tcPr>
            <w:tcW w:w="1038" w:type="dxa"/>
            <w:vAlign w:val="center"/>
            <w:hideMark/>
          </w:tcPr>
          <w:p w14:paraId="1865F339" w14:textId="77777777" w:rsidR="004739F7" w:rsidRPr="0017525E" w:rsidRDefault="004739F7" w:rsidP="005C27D5">
            <w:pPr>
              <w:jc w:val="center"/>
              <w:rPr>
                <w:ins w:id="1700" w:author="Nicola RICCETTI" w:date="2025-11-25T14:40:00Z"/>
                <w:sz w:val="18"/>
                <w:szCs w:val="18"/>
              </w:rPr>
            </w:pPr>
            <w:ins w:id="1701" w:author="Nicola RICCETTI" w:date="2025-11-25T14:40:00Z">
              <w:r w:rsidRPr="0017525E">
                <w:rPr>
                  <w:sz w:val="18"/>
                  <w:szCs w:val="18"/>
                </w:rPr>
                <w:t>[48]</w:t>
              </w:r>
            </w:ins>
          </w:p>
        </w:tc>
      </w:tr>
      <w:tr w:rsidR="004739F7" w:rsidRPr="0017525E" w14:paraId="482250A7" w14:textId="77777777" w:rsidTr="005C27D5">
        <w:trPr>
          <w:tblCellSpacing w:w="15" w:type="dxa"/>
          <w:ins w:id="1702" w:author="Nicola RICCETTI" w:date="2025-11-25T14:40:00Z"/>
        </w:trPr>
        <w:tc>
          <w:tcPr>
            <w:tcW w:w="3352" w:type="dxa"/>
            <w:vAlign w:val="center"/>
            <w:hideMark/>
          </w:tcPr>
          <w:p w14:paraId="54FEB063" w14:textId="77777777" w:rsidR="004739F7" w:rsidRPr="0017525E" w:rsidRDefault="004739F7" w:rsidP="005C27D5">
            <w:pPr>
              <w:rPr>
                <w:ins w:id="1703" w:author="Nicola RICCETTI" w:date="2025-11-25T14:40:00Z"/>
                <w:sz w:val="18"/>
                <w:szCs w:val="18"/>
              </w:rPr>
            </w:pPr>
            <w:ins w:id="1704" w:author="Nicola RICCETTI" w:date="2025-11-25T14:40:00Z">
              <w:r w:rsidRPr="0017525E">
                <w:rPr>
                  <w:sz w:val="18"/>
                  <w:szCs w:val="18"/>
                </w:rPr>
                <w:t>Land cover raster files</w:t>
              </w:r>
            </w:ins>
          </w:p>
        </w:tc>
        <w:tc>
          <w:tcPr>
            <w:tcW w:w="4506" w:type="dxa"/>
            <w:vAlign w:val="center"/>
            <w:hideMark/>
          </w:tcPr>
          <w:p w14:paraId="49C1B6F5" w14:textId="77777777" w:rsidR="004739F7" w:rsidRPr="0017525E" w:rsidRDefault="004739F7" w:rsidP="005C27D5">
            <w:pPr>
              <w:rPr>
                <w:ins w:id="1705" w:author="Nicola RICCETTI" w:date="2025-11-25T14:40:00Z"/>
                <w:sz w:val="18"/>
                <w:szCs w:val="18"/>
              </w:rPr>
            </w:pPr>
            <w:ins w:id="1706" w:author="Nicola RICCETTI" w:date="2025-11-25T14:40:00Z">
              <w:r w:rsidRPr="0017525E">
                <w:rPr>
                  <w:sz w:val="18"/>
                  <w:szCs w:val="18"/>
                </w:rPr>
                <w:t>ESA Climate Change Initiative (CCI)</w:t>
              </w:r>
            </w:ins>
          </w:p>
        </w:tc>
        <w:tc>
          <w:tcPr>
            <w:tcW w:w="1038" w:type="dxa"/>
            <w:vAlign w:val="center"/>
            <w:hideMark/>
          </w:tcPr>
          <w:p w14:paraId="2794AB8C" w14:textId="77777777" w:rsidR="004739F7" w:rsidRPr="0017525E" w:rsidRDefault="004739F7" w:rsidP="005C27D5">
            <w:pPr>
              <w:jc w:val="center"/>
              <w:rPr>
                <w:ins w:id="1707" w:author="Nicola RICCETTI" w:date="2025-11-25T14:40:00Z"/>
                <w:sz w:val="18"/>
                <w:szCs w:val="18"/>
              </w:rPr>
            </w:pPr>
            <w:ins w:id="1708" w:author="Nicola RICCETTI" w:date="2025-11-25T14:40:00Z">
              <w:r w:rsidRPr="0017525E">
                <w:rPr>
                  <w:sz w:val="18"/>
                  <w:szCs w:val="18"/>
                </w:rPr>
                <w:t>[49]</w:t>
              </w:r>
            </w:ins>
          </w:p>
        </w:tc>
      </w:tr>
      <w:tr w:rsidR="004739F7" w:rsidRPr="0017525E" w14:paraId="130D29F1" w14:textId="77777777" w:rsidTr="005C27D5">
        <w:trPr>
          <w:tblCellSpacing w:w="15" w:type="dxa"/>
          <w:ins w:id="1709" w:author="Nicola RICCETTI" w:date="2025-11-25T14:40:00Z"/>
        </w:trPr>
        <w:tc>
          <w:tcPr>
            <w:tcW w:w="3352" w:type="dxa"/>
            <w:vAlign w:val="center"/>
            <w:hideMark/>
          </w:tcPr>
          <w:p w14:paraId="65B51947" w14:textId="77777777" w:rsidR="004739F7" w:rsidRPr="0017525E" w:rsidRDefault="004739F7" w:rsidP="005C27D5">
            <w:pPr>
              <w:rPr>
                <w:ins w:id="1710" w:author="Nicola RICCETTI" w:date="2025-11-25T14:40:00Z"/>
                <w:sz w:val="18"/>
                <w:szCs w:val="18"/>
              </w:rPr>
            </w:pPr>
            <w:ins w:id="1711" w:author="Nicola RICCETTI" w:date="2025-11-25T14:40:00Z">
              <w:r w:rsidRPr="0017525E">
                <w:rPr>
                  <w:sz w:val="18"/>
                  <w:szCs w:val="18"/>
                </w:rPr>
                <w:t>Climatic data (ERA5)</w:t>
              </w:r>
            </w:ins>
          </w:p>
        </w:tc>
        <w:tc>
          <w:tcPr>
            <w:tcW w:w="4506" w:type="dxa"/>
            <w:vAlign w:val="center"/>
            <w:hideMark/>
          </w:tcPr>
          <w:p w14:paraId="6F979CE5" w14:textId="77777777" w:rsidR="004739F7" w:rsidRPr="0017525E" w:rsidRDefault="004739F7" w:rsidP="005C27D5">
            <w:pPr>
              <w:rPr>
                <w:ins w:id="1712" w:author="Nicola RICCETTI" w:date="2025-11-25T14:40:00Z"/>
                <w:sz w:val="18"/>
                <w:szCs w:val="18"/>
              </w:rPr>
            </w:pPr>
            <w:ins w:id="1713" w:author="Nicola RICCETTI" w:date="2025-11-25T14:40:00Z">
              <w:r w:rsidRPr="0017525E">
                <w:rPr>
                  <w:sz w:val="18"/>
                  <w:szCs w:val="18"/>
                </w:rPr>
                <w:t>Copernicus</w:t>
              </w:r>
            </w:ins>
          </w:p>
        </w:tc>
        <w:tc>
          <w:tcPr>
            <w:tcW w:w="1038" w:type="dxa"/>
            <w:vAlign w:val="center"/>
            <w:hideMark/>
          </w:tcPr>
          <w:p w14:paraId="266AF0CF" w14:textId="77777777" w:rsidR="004739F7" w:rsidRPr="0017525E" w:rsidRDefault="004739F7" w:rsidP="005C27D5">
            <w:pPr>
              <w:jc w:val="center"/>
              <w:rPr>
                <w:ins w:id="1714" w:author="Nicola RICCETTI" w:date="2025-11-25T14:40:00Z"/>
                <w:sz w:val="18"/>
                <w:szCs w:val="18"/>
              </w:rPr>
            </w:pPr>
            <w:ins w:id="1715" w:author="Nicola RICCETTI" w:date="2025-11-25T14:40:00Z">
              <w:r w:rsidRPr="0017525E">
                <w:rPr>
                  <w:sz w:val="18"/>
                  <w:szCs w:val="18"/>
                </w:rPr>
                <w:t>[50]</w:t>
              </w:r>
            </w:ins>
          </w:p>
        </w:tc>
      </w:tr>
      <w:tr w:rsidR="004739F7" w:rsidRPr="0017525E" w14:paraId="4DA7AD47" w14:textId="77777777" w:rsidTr="005C27D5">
        <w:trPr>
          <w:tblCellSpacing w:w="15" w:type="dxa"/>
          <w:ins w:id="1716" w:author="Nicola RICCETTI" w:date="2025-11-25T14:40:00Z"/>
        </w:trPr>
        <w:tc>
          <w:tcPr>
            <w:tcW w:w="3352" w:type="dxa"/>
            <w:vAlign w:val="center"/>
            <w:hideMark/>
          </w:tcPr>
          <w:p w14:paraId="2611746A" w14:textId="77777777" w:rsidR="004739F7" w:rsidRPr="0017525E" w:rsidRDefault="004739F7" w:rsidP="005C27D5">
            <w:pPr>
              <w:rPr>
                <w:ins w:id="1717" w:author="Nicola RICCETTI" w:date="2025-11-25T14:40:00Z"/>
                <w:sz w:val="18"/>
                <w:szCs w:val="18"/>
              </w:rPr>
            </w:pPr>
            <w:ins w:id="1718" w:author="Nicola RICCETTI" w:date="2025-11-25T14:40:00Z">
              <w:r w:rsidRPr="0017525E">
                <w:rPr>
                  <w:sz w:val="18"/>
                  <w:szCs w:val="18"/>
                </w:rPr>
                <w:t>Socio-demographic data</w:t>
              </w:r>
            </w:ins>
          </w:p>
        </w:tc>
        <w:tc>
          <w:tcPr>
            <w:tcW w:w="4506" w:type="dxa"/>
            <w:vAlign w:val="center"/>
            <w:hideMark/>
          </w:tcPr>
          <w:p w14:paraId="06ABDE8D" w14:textId="77777777" w:rsidR="004739F7" w:rsidRPr="0017525E" w:rsidRDefault="004739F7" w:rsidP="005C27D5">
            <w:pPr>
              <w:rPr>
                <w:ins w:id="1719" w:author="Nicola RICCETTI" w:date="2025-11-25T14:40:00Z"/>
                <w:sz w:val="18"/>
                <w:szCs w:val="18"/>
              </w:rPr>
            </w:pPr>
            <w:ins w:id="1720" w:author="Nicola RICCETTI" w:date="2025-11-25T14:40:00Z">
              <w:r w:rsidRPr="0017525E">
                <w:rPr>
                  <w:sz w:val="18"/>
                  <w:szCs w:val="18"/>
                </w:rPr>
                <w:t>EUROSTAT</w:t>
              </w:r>
            </w:ins>
          </w:p>
        </w:tc>
        <w:tc>
          <w:tcPr>
            <w:tcW w:w="1038" w:type="dxa"/>
            <w:vAlign w:val="center"/>
            <w:hideMark/>
          </w:tcPr>
          <w:p w14:paraId="0A858B1C" w14:textId="77777777" w:rsidR="004739F7" w:rsidRPr="0017525E" w:rsidRDefault="004739F7" w:rsidP="005C27D5">
            <w:pPr>
              <w:jc w:val="center"/>
              <w:rPr>
                <w:ins w:id="1721" w:author="Nicola RICCETTI" w:date="2025-11-25T14:40:00Z"/>
                <w:sz w:val="18"/>
                <w:szCs w:val="18"/>
              </w:rPr>
            </w:pPr>
            <w:ins w:id="1722" w:author="Nicola RICCETTI" w:date="2025-11-25T14:40:00Z">
              <w:r w:rsidRPr="0017525E">
                <w:rPr>
                  <w:sz w:val="18"/>
                  <w:szCs w:val="18"/>
                </w:rPr>
                <w:t>[51]</w:t>
              </w:r>
            </w:ins>
          </w:p>
        </w:tc>
      </w:tr>
      <w:tr w:rsidR="004739F7" w:rsidRPr="0017525E" w14:paraId="2A761581" w14:textId="77777777" w:rsidTr="005C27D5">
        <w:trPr>
          <w:tblCellSpacing w:w="15" w:type="dxa"/>
          <w:ins w:id="1723" w:author="Nicola RICCETTI" w:date="2025-11-25T14:40:00Z"/>
        </w:trPr>
        <w:tc>
          <w:tcPr>
            <w:tcW w:w="0" w:type="auto"/>
            <w:gridSpan w:val="3"/>
            <w:vAlign w:val="center"/>
          </w:tcPr>
          <w:p w14:paraId="0501A07A" w14:textId="77777777" w:rsidR="004739F7" w:rsidRPr="0017525E" w:rsidRDefault="004739F7" w:rsidP="005C27D5">
            <w:pPr>
              <w:rPr>
                <w:ins w:id="1724" w:author="Nicola RICCETTI" w:date="2025-11-25T14:40:00Z"/>
                <w:i/>
                <w:iCs/>
                <w:sz w:val="18"/>
                <w:szCs w:val="18"/>
              </w:rPr>
            </w:pPr>
            <w:ins w:id="1725" w:author="Nicola RICCETTI" w:date="2025-11-25T14:40:00Z">
              <w:r w:rsidRPr="0017525E">
                <w:rPr>
                  <w:i/>
                  <w:iCs/>
                  <w:sz w:val="18"/>
                  <w:szCs w:val="18"/>
                </w:rPr>
                <w:t>Data analysis software</w:t>
              </w:r>
              <w:r>
                <w:rPr>
                  <w:i/>
                  <w:iCs/>
                  <w:sz w:val="18"/>
                  <w:szCs w:val="18"/>
                </w:rPr>
                <w:t xml:space="preserve">, </w:t>
              </w:r>
              <w:r w:rsidRPr="0017525E">
                <w:rPr>
                  <w:i/>
                  <w:iCs/>
                  <w:sz w:val="18"/>
                  <w:szCs w:val="18"/>
                </w:rPr>
                <w:t>packages and functions</w:t>
              </w:r>
            </w:ins>
          </w:p>
        </w:tc>
      </w:tr>
      <w:tr w:rsidR="004739F7" w:rsidRPr="0017525E" w14:paraId="7646988D" w14:textId="77777777" w:rsidTr="005C27D5">
        <w:trPr>
          <w:tblCellSpacing w:w="15" w:type="dxa"/>
          <w:ins w:id="1726" w:author="Nicola RICCETTI" w:date="2025-11-25T14:40:00Z"/>
        </w:trPr>
        <w:tc>
          <w:tcPr>
            <w:tcW w:w="3352" w:type="dxa"/>
            <w:vAlign w:val="center"/>
            <w:hideMark/>
          </w:tcPr>
          <w:p w14:paraId="0F23BDA6" w14:textId="77777777" w:rsidR="004739F7" w:rsidRPr="0017525E" w:rsidRDefault="004739F7" w:rsidP="005C27D5">
            <w:pPr>
              <w:rPr>
                <w:ins w:id="1727" w:author="Nicola RICCETTI" w:date="2025-11-25T14:40:00Z"/>
                <w:sz w:val="18"/>
                <w:szCs w:val="18"/>
              </w:rPr>
            </w:pPr>
            <w:ins w:id="1728" w:author="Nicola RICCETTI" w:date="2025-11-25T14:40:00Z">
              <w:r w:rsidRPr="005B0A05">
                <w:rPr>
                  <w:b/>
                  <w:bCs/>
                  <w:sz w:val="18"/>
                  <w:szCs w:val="18"/>
                </w:rPr>
                <w:t>Python</w:t>
              </w:r>
              <w:r w:rsidRPr="005B0A05">
                <w:rPr>
                  <w:sz w:val="18"/>
                  <w:szCs w:val="18"/>
                </w:rPr>
                <w:t xml:space="preserve"> (v3.14.0)</w:t>
              </w:r>
            </w:ins>
          </w:p>
        </w:tc>
        <w:tc>
          <w:tcPr>
            <w:tcW w:w="4506" w:type="dxa"/>
            <w:vAlign w:val="center"/>
            <w:hideMark/>
          </w:tcPr>
          <w:p w14:paraId="692F3D3A" w14:textId="77777777" w:rsidR="004739F7" w:rsidRPr="0017525E" w:rsidRDefault="004739F7" w:rsidP="005C27D5">
            <w:pPr>
              <w:rPr>
                <w:ins w:id="1729" w:author="Nicola RICCETTI" w:date="2025-11-25T14:40:00Z"/>
                <w:sz w:val="18"/>
                <w:szCs w:val="18"/>
              </w:rPr>
            </w:pPr>
            <w:ins w:id="1730" w:author="Nicola RICCETTI" w:date="2025-11-25T14:40:00Z">
              <w:r w:rsidRPr="005B0A05">
                <w:rPr>
                  <w:sz w:val="18"/>
                  <w:szCs w:val="18"/>
                </w:rPr>
                <w:t>Python Software Foundation</w:t>
              </w:r>
            </w:ins>
          </w:p>
        </w:tc>
        <w:tc>
          <w:tcPr>
            <w:tcW w:w="1038" w:type="dxa"/>
            <w:vAlign w:val="center"/>
            <w:hideMark/>
          </w:tcPr>
          <w:p w14:paraId="544CD58D" w14:textId="77777777" w:rsidR="004739F7" w:rsidRPr="0017525E" w:rsidRDefault="004739F7" w:rsidP="005C27D5">
            <w:pPr>
              <w:jc w:val="center"/>
              <w:rPr>
                <w:ins w:id="1731" w:author="Nicola RICCETTI" w:date="2025-11-25T14:40:00Z"/>
                <w:sz w:val="18"/>
                <w:szCs w:val="18"/>
              </w:rPr>
            </w:pPr>
            <w:ins w:id="1732" w:author="Nicola RICCETTI" w:date="2025-11-25T14:40:00Z">
              <w:r>
                <w:rPr>
                  <w:sz w:val="18"/>
                  <w:szCs w:val="18"/>
                </w:rPr>
                <w:t>[52]</w:t>
              </w:r>
            </w:ins>
          </w:p>
        </w:tc>
      </w:tr>
      <w:tr w:rsidR="004739F7" w:rsidRPr="0017525E" w14:paraId="739C900E" w14:textId="77777777" w:rsidTr="005C27D5">
        <w:trPr>
          <w:tblCellSpacing w:w="15" w:type="dxa"/>
          <w:ins w:id="1733" w:author="Nicola RICCETTI" w:date="2025-11-25T14:40:00Z"/>
        </w:trPr>
        <w:tc>
          <w:tcPr>
            <w:tcW w:w="3352" w:type="dxa"/>
            <w:vAlign w:val="center"/>
          </w:tcPr>
          <w:p w14:paraId="58378CB9" w14:textId="77777777" w:rsidR="004739F7" w:rsidRDefault="004739F7" w:rsidP="005C27D5">
            <w:pPr>
              <w:rPr>
                <w:ins w:id="1734" w:author="Nicola RICCETTI" w:date="2025-11-25T14:40:00Z"/>
                <w:sz w:val="18"/>
                <w:szCs w:val="18"/>
              </w:rPr>
            </w:pPr>
            <w:ins w:id="1735" w:author="Nicola RICCETTI" w:date="2025-11-25T14:40:00Z">
              <w:r w:rsidRPr="005B0A05">
                <w:rPr>
                  <w:b/>
                  <w:bCs/>
                  <w:sz w:val="18"/>
                  <w:szCs w:val="18"/>
                </w:rPr>
                <w:t>libpysal</w:t>
              </w:r>
              <w:r w:rsidRPr="005B0A05">
                <w:rPr>
                  <w:sz w:val="18"/>
                  <w:szCs w:val="18"/>
                </w:rPr>
                <w:t xml:space="preserve"> (PySAL core library v4.13.</w:t>
              </w:r>
            </w:ins>
          </w:p>
        </w:tc>
        <w:tc>
          <w:tcPr>
            <w:tcW w:w="4506" w:type="dxa"/>
            <w:vAlign w:val="center"/>
          </w:tcPr>
          <w:p w14:paraId="661E7231" w14:textId="77777777" w:rsidR="004739F7" w:rsidRPr="0017525E" w:rsidRDefault="004739F7" w:rsidP="005C27D5">
            <w:pPr>
              <w:rPr>
                <w:ins w:id="1736" w:author="Nicola RICCETTI" w:date="2025-11-25T14:40:00Z"/>
                <w:sz w:val="18"/>
                <w:szCs w:val="18"/>
              </w:rPr>
            </w:pPr>
            <w:ins w:id="1737" w:author="Nicola RICCETTI" w:date="2025-11-25T14:40:00Z">
              <w:r w:rsidRPr="005B0A05">
                <w:rPr>
                  <w:sz w:val="18"/>
                  <w:szCs w:val="18"/>
                </w:rPr>
                <w:t>PySAL Developers (Open-source Python Spatial Analysis Library)</w:t>
              </w:r>
            </w:ins>
          </w:p>
        </w:tc>
        <w:tc>
          <w:tcPr>
            <w:tcW w:w="1038" w:type="dxa"/>
            <w:vAlign w:val="center"/>
          </w:tcPr>
          <w:p w14:paraId="390FAB9A" w14:textId="77777777" w:rsidR="004739F7" w:rsidRPr="0017525E" w:rsidRDefault="004739F7" w:rsidP="005C27D5">
            <w:pPr>
              <w:jc w:val="center"/>
              <w:rPr>
                <w:ins w:id="1738" w:author="Nicola RICCETTI" w:date="2025-11-25T14:40:00Z"/>
                <w:sz w:val="18"/>
                <w:szCs w:val="18"/>
              </w:rPr>
            </w:pPr>
            <w:ins w:id="1739" w:author="Nicola RICCETTI" w:date="2025-11-25T14:40:00Z">
              <w:r>
                <w:rPr>
                  <w:sz w:val="18"/>
                  <w:szCs w:val="18"/>
                </w:rPr>
                <w:t>[53]</w:t>
              </w:r>
            </w:ins>
          </w:p>
        </w:tc>
      </w:tr>
      <w:tr w:rsidR="004739F7" w:rsidRPr="0017525E" w14:paraId="604D5E97" w14:textId="77777777" w:rsidTr="005C27D5">
        <w:trPr>
          <w:tblCellSpacing w:w="15" w:type="dxa"/>
          <w:ins w:id="1740" w:author="Nicola RICCETTI" w:date="2025-11-25T14:40:00Z"/>
        </w:trPr>
        <w:tc>
          <w:tcPr>
            <w:tcW w:w="3352" w:type="dxa"/>
            <w:vAlign w:val="center"/>
          </w:tcPr>
          <w:p w14:paraId="3CEFEF5A" w14:textId="77777777" w:rsidR="004739F7" w:rsidRPr="0017525E" w:rsidRDefault="004739F7" w:rsidP="005C27D5">
            <w:pPr>
              <w:rPr>
                <w:ins w:id="1741" w:author="Nicola RICCETTI" w:date="2025-11-25T14:40:00Z"/>
                <w:sz w:val="18"/>
                <w:szCs w:val="18"/>
              </w:rPr>
            </w:pPr>
            <w:ins w:id="1742" w:author="Nicola RICCETTI" w:date="2025-11-25T14:40:00Z">
              <w:r w:rsidRPr="005B0A05">
                <w:rPr>
                  <w:b/>
                  <w:bCs/>
                  <w:sz w:val="18"/>
                  <w:szCs w:val="18"/>
                </w:rPr>
                <w:t>spreg</w:t>
              </w:r>
              <w:r w:rsidRPr="005B0A05">
                <w:rPr>
                  <w:sz w:val="18"/>
                  <w:szCs w:val="18"/>
                </w:rPr>
                <w:t xml:space="preserve"> (Spatial Regression v1.8.4)</w:t>
              </w:r>
            </w:ins>
          </w:p>
        </w:tc>
        <w:tc>
          <w:tcPr>
            <w:tcW w:w="4506" w:type="dxa"/>
            <w:vAlign w:val="center"/>
          </w:tcPr>
          <w:p w14:paraId="5BBE20FE" w14:textId="77777777" w:rsidR="004739F7" w:rsidRPr="0017525E" w:rsidRDefault="004739F7" w:rsidP="005C27D5">
            <w:pPr>
              <w:rPr>
                <w:ins w:id="1743" w:author="Nicola RICCETTI" w:date="2025-11-25T14:40:00Z"/>
                <w:sz w:val="18"/>
                <w:szCs w:val="18"/>
              </w:rPr>
            </w:pPr>
            <w:ins w:id="1744" w:author="Nicola RICCETTI" w:date="2025-11-25T14:40:00Z">
              <w:r w:rsidRPr="005B0A05">
                <w:rPr>
                  <w:sz w:val="18"/>
                  <w:szCs w:val="18"/>
                </w:rPr>
                <w:t>PySAL Project (Spatial Econometrics module of PySAL)</w:t>
              </w:r>
            </w:ins>
          </w:p>
        </w:tc>
        <w:tc>
          <w:tcPr>
            <w:tcW w:w="1038" w:type="dxa"/>
            <w:vAlign w:val="center"/>
          </w:tcPr>
          <w:p w14:paraId="28048D30" w14:textId="77777777" w:rsidR="004739F7" w:rsidRPr="0017525E" w:rsidRDefault="004739F7" w:rsidP="005C27D5">
            <w:pPr>
              <w:jc w:val="center"/>
              <w:rPr>
                <w:ins w:id="1745" w:author="Nicola RICCETTI" w:date="2025-11-25T14:40:00Z"/>
                <w:sz w:val="18"/>
                <w:szCs w:val="18"/>
              </w:rPr>
            </w:pPr>
            <w:ins w:id="1746" w:author="Nicola RICCETTI" w:date="2025-11-25T14:40:00Z">
              <w:r>
                <w:rPr>
                  <w:sz w:val="18"/>
                  <w:szCs w:val="18"/>
                </w:rPr>
                <w:t>[54]</w:t>
              </w:r>
            </w:ins>
          </w:p>
        </w:tc>
      </w:tr>
      <w:tr w:rsidR="004739F7" w:rsidRPr="0017525E" w14:paraId="5061B322" w14:textId="77777777" w:rsidTr="005C27D5">
        <w:trPr>
          <w:tblCellSpacing w:w="15" w:type="dxa"/>
          <w:ins w:id="1747" w:author="Nicola RICCETTI" w:date="2025-11-25T14:40:00Z"/>
        </w:trPr>
        <w:tc>
          <w:tcPr>
            <w:tcW w:w="3352" w:type="dxa"/>
            <w:vAlign w:val="center"/>
          </w:tcPr>
          <w:p w14:paraId="61465C29" w14:textId="77777777" w:rsidR="004739F7" w:rsidRPr="0017525E" w:rsidRDefault="004739F7" w:rsidP="005C27D5">
            <w:pPr>
              <w:rPr>
                <w:ins w:id="1748" w:author="Nicola RICCETTI" w:date="2025-11-25T14:40:00Z"/>
                <w:sz w:val="18"/>
                <w:szCs w:val="18"/>
              </w:rPr>
            </w:pPr>
            <w:ins w:id="1749" w:author="Nicola RICCETTI" w:date="2025-11-25T14:40:00Z">
              <w:r w:rsidRPr="005B0A05">
                <w:rPr>
                  <w:b/>
                  <w:bCs/>
                  <w:sz w:val="18"/>
                  <w:szCs w:val="18"/>
                </w:rPr>
                <w:t>Statsmodels</w:t>
              </w:r>
              <w:r w:rsidRPr="005B0A05">
                <w:rPr>
                  <w:sz w:val="18"/>
                  <w:szCs w:val="18"/>
                </w:rPr>
                <w:t xml:space="preserve"> (v0.14.5)</w:t>
              </w:r>
            </w:ins>
          </w:p>
        </w:tc>
        <w:tc>
          <w:tcPr>
            <w:tcW w:w="4506" w:type="dxa"/>
            <w:vAlign w:val="center"/>
          </w:tcPr>
          <w:p w14:paraId="634A6E7A" w14:textId="77777777" w:rsidR="004739F7" w:rsidRPr="0017525E" w:rsidRDefault="004739F7" w:rsidP="005C27D5">
            <w:pPr>
              <w:rPr>
                <w:ins w:id="1750" w:author="Nicola RICCETTI" w:date="2025-11-25T14:40:00Z"/>
                <w:sz w:val="18"/>
                <w:szCs w:val="18"/>
              </w:rPr>
            </w:pPr>
            <w:ins w:id="1751" w:author="Nicola RICCETTI" w:date="2025-11-25T14:40:00Z">
              <w:r w:rsidRPr="005B0A05">
                <w:rPr>
                  <w:sz w:val="18"/>
                  <w:szCs w:val="18"/>
                </w:rPr>
                <w:t>Statsmodels Development Team (Open-source project)</w:t>
              </w:r>
            </w:ins>
          </w:p>
        </w:tc>
        <w:tc>
          <w:tcPr>
            <w:tcW w:w="1038" w:type="dxa"/>
            <w:vAlign w:val="center"/>
          </w:tcPr>
          <w:p w14:paraId="397D3981" w14:textId="77777777" w:rsidR="004739F7" w:rsidRPr="0017525E" w:rsidRDefault="004739F7" w:rsidP="005C27D5">
            <w:pPr>
              <w:jc w:val="center"/>
              <w:rPr>
                <w:ins w:id="1752" w:author="Nicola RICCETTI" w:date="2025-11-25T14:40:00Z"/>
                <w:sz w:val="18"/>
                <w:szCs w:val="18"/>
              </w:rPr>
            </w:pPr>
            <w:ins w:id="1753" w:author="Nicola RICCETTI" w:date="2025-11-25T14:40:00Z">
              <w:r>
                <w:rPr>
                  <w:sz w:val="18"/>
                  <w:szCs w:val="18"/>
                </w:rPr>
                <w:t>[55]</w:t>
              </w:r>
            </w:ins>
          </w:p>
        </w:tc>
      </w:tr>
      <w:tr w:rsidR="004739F7" w:rsidRPr="0017525E" w14:paraId="44E7CC78" w14:textId="77777777" w:rsidTr="005C27D5">
        <w:trPr>
          <w:tblCellSpacing w:w="15" w:type="dxa"/>
          <w:ins w:id="1754" w:author="Nicola RICCETTI" w:date="2025-11-25T14:40:00Z"/>
        </w:trPr>
        <w:tc>
          <w:tcPr>
            <w:tcW w:w="3352" w:type="dxa"/>
            <w:vAlign w:val="center"/>
          </w:tcPr>
          <w:p w14:paraId="57DFDB69" w14:textId="77777777" w:rsidR="004739F7" w:rsidRPr="0017525E" w:rsidRDefault="004739F7" w:rsidP="005C27D5">
            <w:pPr>
              <w:rPr>
                <w:ins w:id="1755" w:author="Nicola RICCETTI" w:date="2025-11-25T14:40:00Z"/>
                <w:sz w:val="18"/>
                <w:szCs w:val="18"/>
              </w:rPr>
            </w:pPr>
            <w:ins w:id="1756" w:author="Nicola RICCETTI" w:date="2025-11-25T14:40:00Z">
              <w:r w:rsidRPr="005B0A05">
                <w:rPr>
                  <w:b/>
                  <w:bCs/>
                  <w:sz w:val="18"/>
                  <w:szCs w:val="18"/>
                </w:rPr>
                <w:t>MGWR</w:t>
              </w:r>
              <w:r w:rsidRPr="005B0A05">
                <w:rPr>
                  <w:sz w:val="18"/>
                  <w:szCs w:val="18"/>
                </w:rPr>
                <w:t xml:space="preserve"> (Multiscale GWR v2.2.1)</w:t>
              </w:r>
            </w:ins>
          </w:p>
        </w:tc>
        <w:tc>
          <w:tcPr>
            <w:tcW w:w="4506" w:type="dxa"/>
            <w:vAlign w:val="center"/>
          </w:tcPr>
          <w:p w14:paraId="41F126A2" w14:textId="77777777" w:rsidR="004739F7" w:rsidRPr="0017525E" w:rsidRDefault="004739F7" w:rsidP="005C27D5">
            <w:pPr>
              <w:rPr>
                <w:ins w:id="1757" w:author="Nicola RICCETTI" w:date="2025-11-25T14:40:00Z"/>
                <w:sz w:val="18"/>
                <w:szCs w:val="18"/>
              </w:rPr>
            </w:pPr>
            <w:ins w:id="1758" w:author="Nicola RICCETTI" w:date="2025-11-25T14:40:00Z">
              <w:r w:rsidRPr="005B0A05">
                <w:rPr>
                  <w:sz w:val="18"/>
                  <w:szCs w:val="18"/>
                </w:rPr>
                <w:t>MGWR Project (PySAL Contributors &amp; Academia)</w:t>
              </w:r>
            </w:ins>
          </w:p>
        </w:tc>
        <w:tc>
          <w:tcPr>
            <w:tcW w:w="1038" w:type="dxa"/>
            <w:vAlign w:val="center"/>
          </w:tcPr>
          <w:p w14:paraId="5B63E65F" w14:textId="77777777" w:rsidR="004739F7" w:rsidRPr="0017525E" w:rsidRDefault="004739F7" w:rsidP="005C27D5">
            <w:pPr>
              <w:jc w:val="center"/>
              <w:rPr>
                <w:ins w:id="1759" w:author="Nicola RICCETTI" w:date="2025-11-25T14:40:00Z"/>
                <w:sz w:val="18"/>
                <w:szCs w:val="18"/>
              </w:rPr>
            </w:pPr>
            <w:ins w:id="1760" w:author="Nicola RICCETTI" w:date="2025-11-25T14:40:00Z">
              <w:r>
                <w:rPr>
                  <w:sz w:val="18"/>
                  <w:szCs w:val="18"/>
                </w:rPr>
                <w:t>[56]</w:t>
              </w:r>
            </w:ins>
          </w:p>
        </w:tc>
      </w:tr>
      <w:tr w:rsidR="004739F7" w:rsidRPr="0017525E" w14:paraId="46C17D7F" w14:textId="77777777" w:rsidTr="005C27D5">
        <w:trPr>
          <w:tblCellSpacing w:w="15" w:type="dxa"/>
          <w:ins w:id="1761" w:author="Nicola RICCETTI" w:date="2025-11-25T14:40:00Z"/>
        </w:trPr>
        <w:tc>
          <w:tcPr>
            <w:tcW w:w="3352" w:type="dxa"/>
            <w:vAlign w:val="center"/>
          </w:tcPr>
          <w:p w14:paraId="190AB8FC" w14:textId="77777777" w:rsidR="004739F7" w:rsidRPr="0017525E" w:rsidRDefault="004739F7" w:rsidP="005C27D5">
            <w:pPr>
              <w:rPr>
                <w:ins w:id="1762" w:author="Nicola RICCETTI" w:date="2025-11-25T14:40:00Z"/>
                <w:sz w:val="18"/>
                <w:szCs w:val="18"/>
              </w:rPr>
            </w:pPr>
            <w:ins w:id="1763" w:author="Nicola RICCETTI" w:date="2025-11-25T14:40:00Z">
              <w:r w:rsidRPr="005B0A05">
                <w:rPr>
                  <w:b/>
                  <w:bCs/>
                  <w:sz w:val="18"/>
                  <w:szCs w:val="18"/>
                </w:rPr>
                <w:t>scikit-learn</w:t>
              </w:r>
              <w:r w:rsidRPr="005B0A05">
                <w:rPr>
                  <w:sz w:val="18"/>
                  <w:szCs w:val="18"/>
                </w:rPr>
                <w:t xml:space="preserve"> (v1.7.2)</w:t>
              </w:r>
            </w:ins>
          </w:p>
        </w:tc>
        <w:tc>
          <w:tcPr>
            <w:tcW w:w="4506" w:type="dxa"/>
            <w:vAlign w:val="center"/>
          </w:tcPr>
          <w:p w14:paraId="4B67668D" w14:textId="77777777" w:rsidR="004739F7" w:rsidRPr="0017525E" w:rsidRDefault="004739F7" w:rsidP="005C27D5">
            <w:pPr>
              <w:rPr>
                <w:ins w:id="1764" w:author="Nicola RICCETTI" w:date="2025-11-25T14:40:00Z"/>
                <w:sz w:val="18"/>
                <w:szCs w:val="18"/>
              </w:rPr>
            </w:pPr>
            <w:ins w:id="1765" w:author="Nicola RICCETTI" w:date="2025-11-25T14:40:00Z">
              <w:r w:rsidRPr="005B0A05">
                <w:rPr>
                  <w:sz w:val="18"/>
                  <w:szCs w:val="18"/>
                </w:rPr>
                <w:t>scikit-learn Developers (Community-driven, under NumFOCUS)</w:t>
              </w:r>
            </w:ins>
          </w:p>
        </w:tc>
        <w:tc>
          <w:tcPr>
            <w:tcW w:w="1038" w:type="dxa"/>
            <w:vAlign w:val="center"/>
          </w:tcPr>
          <w:p w14:paraId="58D6023E" w14:textId="77777777" w:rsidR="004739F7" w:rsidRPr="0017525E" w:rsidRDefault="004739F7" w:rsidP="005C27D5">
            <w:pPr>
              <w:jc w:val="center"/>
              <w:rPr>
                <w:ins w:id="1766" w:author="Nicola RICCETTI" w:date="2025-11-25T14:40:00Z"/>
                <w:sz w:val="18"/>
                <w:szCs w:val="18"/>
              </w:rPr>
            </w:pPr>
            <w:ins w:id="1767" w:author="Nicola RICCETTI" w:date="2025-11-25T14:40:00Z">
              <w:r>
                <w:rPr>
                  <w:sz w:val="18"/>
                  <w:szCs w:val="18"/>
                </w:rPr>
                <w:t>[57]</w:t>
              </w:r>
            </w:ins>
          </w:p>
        </w:tc>
      </w:tr>
      <w:tr w:rsidR="004739F7" w:rsidRPr="0017525E" w14:paraId="2A70353E" w14:textId="77777777" w:rsidTr="005C27D5">
        <w:trPr>
          <w:trHeight w:val="36"/>
          <w:tblCellSpacing w:w="15" w:type="dxa"/>
          <w:ins w:id="1768" w:author="Nicola RICCETTI" w:date="2025-11-25T14:40:00Z"/>
        </w:trPr>
        <w:tc>
          <w:tcPr>
            <w:tcW w:w="3352" w:type="dxa"/>
            <w:vAlign w:val="center"/>
          </w:tcPr>
          <w:p w14:paraId="7A7AD662" w14:textId="77777777" w:rsidR="004739F7" w:rsidRPr="00492438" w:rsidRDefault="004739F7" w:rsidP="005C27D5">
            <w:pPr>
              <w:rPr>
                <w:ins w:id="1769" w:author="Nicola RICCETTI" w:date="2025-11-25T14:40:00Z"/>
                <w:b/>
                <w:bCs/>
                <w:sz w:val="18"/>
                <w:szCs w:val="18"/>
              </w:rPr>
            </w:pPr>
            <w:ins w:id="1770" w:author="Nicola RICCETTI" w:date="2025-11-25T14:40:00Z">
              <w:r w:rsidRPr="00492438">
                <w:rPr>
                  <w:b/>
                  <w:bCs/>
                  <w:sz w:val="18"/>
                  <w:szCs w:val="18"/>
                </w:rPr>
                <w:t>GeoPandas</w:t>
              </w:r>
            </w:ins>
          </w:p>
        </w:tc>
        <w:tc>
          <w:tcPr>
            <w:tcW w:w="4506" w:type="dxa"/>
            <w:vAlign w:val="center"/>
          </w:tcPr>
          <w:p w14:paraId="557F6676" w14:textId="77777777" w:rsidR="004739F7" w:rsidRPr="0017525E" w:rsidRDefault="004739F7" w:rsidP="005C27D5">
            <w:pPr>
              <w:rPr>
                <w:ins w:id="1771" w:author="Nicola RICCETTI" w:date="2025-11-25T14:40:00Z"/>
                <w:sz w:val="18"/>
                <w:szCs w:val="18"/>
              </w:rPr>
            </w:pPr>
            <w:ins w:id="1772" w:author="Nicola RICCETTI" w:date="2025-11-25T14:40:00Z">
              <w:r w:rsidRPr="005B0A05">
                <w:rPr>
                  <w:sz w:val="18"/>
                  <w:szCs w:val="18"/>
                </w:rPr>
                <w:t>GeoPandas Project (Open-source community)</w:t>
              </w:r>
            </w:ins>
          </w:p>
        </w:tc>
        <w:tc>
          <w:tcPr>
            <w:tcW w:w="1038" w:type="dxa"/>
            <w:vAlign w:val="center"/>
          </w:tcPr>
          <w:p w14:paraId="138A9642" w14:textId="77777777" w:rsidR="004739F7" w:rsidRPr="0017525E" w:rsidRDefault="004739F7" w:rsidP="005C27D5">
            <w:pPr>
              <w:jc w:val="center"/>
              <w:rPr>
                <w:ins w:id="1773" w:author="Nicola RICCETTI" w:date="2025-11-25T14:40:00Z"/>
                <w:sz w:val="18"/>
                <w:szCs w:val="18"/>
              </w:rPr>
            </w:pPr>
            <w:ins w:id="1774" w:author="Nicola RICCETTI" w:date="2025-11-25T14:40:00Z">
              <w:r>
                <w:rPr>
                  <w:sz w:val="18"/>
                  <w:szCs w:val="18"/>
                </w:rPr>
                <w:t>[58]</w:t>
              </w:r>
            </w:ins>
          </w:p>
        </w:tc>
      </w:tr>
      <w:tr w:rsidR="004739F7" w:rsidRPr="0017525E" w14:paraId="6CF6D521" w14:textId="77777777" w:rsidTr="005C27D5">
        <w:trPr>
          <w:trHeight w:val="36"/>
          <w:tblCellSpacing w:w="15" w:type="dxa"/>
          <w:ins w:id="1775" w:author="Nicola RICCETTI" w:date="2025-11-25T14:40:00Z"/>
        </w:trPr>
        <w:tc>
          <w:tcPr>
            <w:tcW w:w="3352" w:type="dxa"/>
            <w:vAlign w:val="center"/>
          </w:tcPr>
          <w:p w14:paraId="634D06A4" w14:textId="77777777" w:rsidR="004739F7" w:rsidRPr="005B0A05" w:rsidRDefault="004739F7" w:rsidP="005C27D5">
            <w:pPr>
              <w:rPr>
                <w:ins w:id="1776" w:author="Nicola RICCETTI" w:date="2025-11-25T14:40:00Z"/>
                <w:sz w:val="18"/>
                <w:szCs w:val="18"/>
              </w:rPr>
            </w:pPr>
            <w:ins w:id="1777" w:author="Nicola RICCETTI" w:date="2025-11-25T14:40:00Z">
              <w:r w:rsidRPr="005B0A05">
                <w:rPr>
                  <w:b/>
                  <w:bCs/>
                  <w:sz w:val="18"/>
                  <w:szCs w:val="18"/>
                </w:rPr>
                <w:t>Shapely</w:t>
              </w:r>
              <w:r w:rsidRPr="005B0A05">
                <w:rPr>
                  <w:sz w:val="18"/>
                  <w:szCs w:val="18"/>
                </w:rPr>
                <w:t xml:space="preserve"> (v2.1.2)</w:t>
              </w:r>
            </w:ins>
          </w:p>
        </w:tc>
        <w:tc>
          <w:tcPr>
            <w:tcW w:w="4506" w:type="dxa"/>
            <w:vAlign w:val="center"/>
          </w:tcPr>
          <w:p w14:paraId="1D04B3EC" w14:textId="77777777" w:rsidR="004739F7" w:rsidRPr="005B0A05" w:rsidRDefault="004739F7" w:rsidP="005C27D5">
            <w:pPr>
              <w:rPr>
                <w:ins w:id="1778" w:author="Nicola RICCETTI" w:date="2025-11-25T14:40:00Z"/>
                <w:sz w:val="18"/>
                <w:szCs w:val="18"/>
              </w:rPr>
            </w:pPr>
            <w:ins w:id="1779" w:author="Nicola RICCETTI" w:date="2025-11-25T14:40:00Z">
              <w:r w:rsidRPr="005B0A05">
                <w:rPr>
                  <w:sz w:val="18"/>
                  <w:szCs w:val="18"/>
                </w:rPr>
                <w:t>Shapely Project (Open-source, LocationTech)</w:t>
              </w:r>
            </w:ins>
          </w:p>
        </w:tc>
        <w:tc>
          <w:tcPr>
            <w:tcW w:w="1038" w:type="dxa"/>
            <w:vAlign w:val="center"/>
          </w:tcPr>
          <w:p w14:paraId="58771F41" w14:textId="77777777" w:rsidR="004739F7" w:rsidRPr="005B0A05" w:rsidRDefault="004739F7" w:rsidP="005C27D5">
            <w:pPr>
              <w:jc w:val="center"/>
              <w:rPr>
                <w:ins w:id="1780" w:author="Nicola RICCETTI" w:date="2025-11-25T14:40:00Z"/>
                <w:sz w:val="18"/>
                <w:szCs w:val="18"/>
              </w:rPr>
            </w:pPr>
            <w:ins w:id="1781" w:author="Nicola RICCETTI" w:date="2025-11-25T14:40:00Z">
              <w:r>
                <w:rPr>
                  <w:sz w:val="18"/>
                  <w:szCs w:val="18"/>
                </w:rPr>
                <w:t>[59]</w:t>
              </w:r>
            </w:ins>
          </w:p>
        </w:tc>
      </w:tr>
      <w:tr w:rsidR="004739F7" w:rsidRPr="0017525E" w14:paraId="67EC0217" w14:textId="77777777" w:rsidTr="005C27D5">
        <w:trPr>
          <w:trHeight w:val="36"/>
          <w:tblCellSpacing w:w="15" w:type="dxa"/>
          <w:ins w:id="1782" w:author="Nicola RICCETTI" w:date="2025-11-25T14:40:00Z"/>
        </w:trPr>
        <w:tc>
          <w:tcPr>
            <w:tcW w:w="3352" w:type="dxa"/>
            <w:vAlign w:val="center"/>
          </w:tcPr>
          <w:p w14:paraId="545B4EFE" w14:textId="77777777" w:rsidR="004739F7" w:rsidRPr="005B0A05" w:rsidRDefault="004739F7" w:rsidP="005C27D5">
            <w:pPr>
              <w:rPr>
                <w:ins w:id="1783" w:author="Nicola RICCETTI" w:date="2025-11-25T14:40:00Z"/>
                <w:b/>
                <w:bCs/>
                <w:sz w:val="18"/>
                <w:szCs w:val="18"/>
              </w:rPr>
            </w:pPr>
            <w:ins w:id="1784" w:author="Nicola RICCETTI" w:date="2025-11-25T14:40:00Z">
              <w:r w:rsidRPr="005B0A05">
                <w:rPr>
                  <w:b/>
                  <w:bCs/>
                  <w:sz w:val="18"/>
                  <w:szCs w:val="18"/>
                </w:rPr>
                <w:t>Rasterio</w:t>
              </w:r>
            </w:ins>
          </w:p>
        </w:tc>
        <w:tc>
          <w:tcPr>
            <w:tcW w:w="4506" w:type="dxa"/>
            <w:vAlign w:val="center"/>
          </w:tcPr>
          <w:p w14:paraId="4DF257CA" w14:textId="77777777" w:rsidR="004739F7" w:rsidRPr="005B0A05" w:rsidRDefault="004739F7" w:rsidP="005C27D5">
            <w:pPr>
              <w:rPr>
                <w:ins w:id="1785" w:author="Nicola RICCETTI" w:date="2025-11-25T14:40:00Z"/>
                <w:sz w:val="18"/>
                <w:szCs w:val="18"/>
              </w:rPr>
            </w:pPr>
            <w:ins w:id="1786" w:author="Nicola RICCETTI" w:date="2025-11-25T14:40:00Z">
              <w:r w:rsidRPr="005B0A05">
                <w:rPr>
                  <w:sz w:val="18"/>
                  <w:szCs w:val="18"/>
                </w:rPr>
                <w:t>Mapbox (Rasterio Open-source Project)</w:t>
              </w:r>
            </w:ins>
          </w:p>
        </w:tc>
        <w:tc>
          <w:tcPr>
            <w:tcW w:w="1038" w:type="dxa"/>
            <w:vAlign w:val="center"/>
          </w:tcPr>
          <w:p w14:paraId="651EC157" w14:textId="77777777" w:rsidR="004739F7" w:rsidRPr="005B0A05" w:rsidRDefault="004739F7" w:rsidP="005C27D5">
            <w:pPr>
              <w:jc w:val="center"/>
              <w:rPr>
                <w:ins w:id="1787" w:author="Nicola RICCETTI" w:date="2025-11-25T14:40:00Z"/>
                <w:sz w:val="18"/>
                <w:szCs w:val="18"/>
              </w:rPr>
            </w:pPr>
            <w:ins w:id="1788" w:author="Nicola RICCETTI" w:date="2025-11-25T14:40:00Z">
              <w:r>
                <w:rPr>
                  <w:sz w:val="18"/>
                  <w:szCs w:val="18"/>
                </w:rPr>
                <w:t>[60]</w:t>
              </w:r>
            </w:ins>
          </w:p>
        </w:tc>
      </w:tr>
      <w:tr w:rsidR="004739F7" w:rsidRPr="0017525E" w14:paraId="75410BE2" w14:textId="77777777" w:rsidTr="005C27D5">
        <w:trPr>
          <w:trHeight w:val="36"/>
          <w:tblCellSpacing w:w="15" w:type="dxa"/>
          <w:ins w:id="1789" w:author="Nicola RICCETTI" w:date="2025-11-25T14:40:00Z"/>
        </w:trPr>
        <w:tc>
          <w:tcPr>
            <w:tcW w:w="3352" w:type="dxa"/>
            <w:vAlign w:val="center"/>
          </w:tcPr>
          <w:p w14:paraId="6419243D" w14:textId="77777777" w:rsidR="004739F7" w:rsidRPr="005B0A05" w:rsidRDefault="004739F7" w:rsidP="005C27D5">
            <w:pPr>
              <w:rPr>
                <w:ins w:id="1790" w:author="Nicola RICCETTI" w:date="2025-11-25T14:40:00Z"/>
                <w:b/>
                <w:bCs/>
                <w:sz w:val="18"/>
                <w:szCs w:val="18"/>
              </w:rPr>
            </w:pPr>
            <w:ins w:id="1791" w:author="Nicola RICCETTI" w:date="2025-11-25T14:40:00Z">
              <w:r w:rsidRPr="005B0A05">
                <w:rPr>
                  <w:b/>
                  <w:bCs/>
                  <w:sz w:val="18"/>
                  <w:szCs w:val="18"/>
                </w:rPr>
                <w:t xml:space="preserve">NumPy </w:t>
              </w:r>
              <w:r w:rsidRPr="00492438">
                <w:rPr>
                  <w:sz w:val="18"/>
                  <w:szCs w:val="18"/>
                </w:rPr>
                <w:t>(v2.3.5)</w:t>
              </w:r>
            </w:ins>
          </w:p>
        </w:tc>
        <w:tc>
          <w:tcPr>
            <w:tcW w:w="4506" w:type="dxa"/>
            <w:vAlign w:val="center"/>
          </w:tcPr>
          <w:p w14:paraId="339029FA" w14:textId="77777777" w:rsidR="004739F7" w:rsidRPr="005B0A05" w:rsidRDefault="004739F7" w:rsidP="005C27D5">
            <w:pPr>
              <w:rPr>
                <w:ins w:id="1792" w:author="Nicola RICCETTI" w:date="2025-11-25T14:40:00Z"/>
                <w:sz w:val="18"/>
                <w:szCs w:val="18"/>
              </w:rPr>
            </w:pPr>
            <w:ins w:id="1793" w:author="Nicola RICCETTI" w:date="2025-11-25T14:40:00Z">
              <w:r w:rsidRPr="005B0A05">
                <w:rPr>
                  <w:sz w:val="18"/>
                  <w:szCs w:val="18"/>
                </w:rPr>
                <w:t>NumPy Developers (NumPy Project, NumFOCUS)</w:t>
              </w:r>
            </w:ins>
          </w:p>
        </w:tc>
        <w:tc>
          <w:tcPr>
            <w:tcW w:w="1038" w:type="dxa"/>
            <w:vAlign w:val="center"/>
          </w:tcPr>
          <w:p w14:paraId="3CA7324A" w14:textId="77777777" w:rsidR="004739F7" w:rsidRPr="005B0A05" w:rsidRDefault="004739F7" w:rsidP="005C27D5">
            <w:pPr>
              <w:jc w:val="center"/>
              <w:rPr>
                <w:ins w:id="1794" w:author="Nicola RICCETTI" w:date="2025-11-25T14:40:00Z"/>
                <w:sz w:val="18"/>
                <w:szCs w:val="18"/>
              </w:rPr>
            </w:pPr>
            <w:ins w:id="1795" w:author="Nicola RICCETTI" w:date="2025-11-25T14:40:00Z">
              <w:r>
                <w:rPr>
                  <w:sz w:val="18"/>
                  <w:szCs w:val="18"/>
                </w:rPr>
                <w:t>[61]</w:t>
              </w:r>
            </w:ins>
          </w:p>
        </w:tc>
      </w:tr>
      <w:tr w:rsidR="004739F7" w:rsidRPr="0017525E" w14:paraId="7774FBAB" w14:textId="77777777" w:rsidTr="005C27D5">
        <w:trPr>
          <w:trHeight w:val="36"/>
          <w:tblCellSpacing w:w="15" w:type="dxa"/>
          <w:ins w:id="1796" w:author="Nicola RICCETTI" w:date="2025-11-25T14:40:00Z"/>
        </w:trPr>
        <w:tc>
          <w:tcPr>
            <w:tcW w:w="3352" w:type="dxa"/>
            <w:vAlign w:val="center"/>
          </w:tcPr>
          <w:p w14:paraId="5B71D67C" w14:textId="77777777" w:rsidR="004739F7" w:rsidRPr="005B0A05" w:rsidRDefault="004739F7" w:rsidP="005C27D5">
            <w:pPr>
              <w:rPr>
                <w:ins w:id="1797" w:author="Nicola RICCETTI" w:date="2025-11-25T14:40:00Z"/>
                <w:b/>
                <w:bCs/>
                <w:sz w:val="18"/>
                <w:szCs w:val="18"/>
              </w:rPr>
            </w:pPr>
            <w:ins w:id="1798" w:author="Nicola RICCETTI" w:date="2025-11-25T14:40:00Z">
              <w:r w:rsidRPr="005B0A05">
                <w:rPr>
                  <w:b/>
                  <w:bCs/>
                  <w:sz w:val="18"/>
                  <w:szCs w:val="18"/>
                </w:rPr>
                <w:t xml:space="preserve">pandas </w:t>
              </w:r>
              <w:r w:rsidRPr="00492438">
                <w:rPr>
                  <w:sz w:val="18"/>
                  <w:szCs w:val="18"/>
                </w:rPr>
                <w:t>(v2.3.3)</w:t>
              </w:r>
            </w:ins>
          </w:p>
        </w:tc>
        <w:tc>
          <w:tcPr>
            <w:tcW w:w="4506" w:type="dxa"/>
            <w:vAlign w:val="center"/>
          </w:tcPr>
          <w:p w14:paraId="393E36C7" w14:textId="77777777" w:rsidR="004739F7" w:rsidRPr="005B0A05" w:rsidRDefault="004739F7" w:rsidP="005C27D5">
            <w:pPr>
              <w:rPr>
                <w:ins w:id="1799" w:author="Nicola RICCETTI" w:date="2025-11-25T14:40:00Z"/>
                <w:sz w:val="18"/>
                <w:szCs w:val="18"/>
              </w:rPr>
            </w:pPr>
            <w:ins w:id="1800" w:author="Nicola RICCETTI" w:date="2025-11-25T14:40:00Z">
              <w:r w:rsidRPr="005B0A05">
                <w:rPr>
                  <w:sz w:val="18"/>
                  <w:szCs w:val="18"/>
                </w:rPr>
                <w:t>Pandas Development Team (PyData Community)</w:t>
              </w:r>
            </w:ins>
          </w:p>
        </w:tc>
        <w:tc>
          <w:tcPr>
            <w:tcW w:w="1038" w:type="dxa"/>
            <w:vAlign w:val="center"/>
          </w:tcPr>
          <w:p w14:paraId="22C84111" w14:textId="3C60DED9" w:rsidR="004739F7" w:rsidRPr="005B0A05" w:rsidRDefault="004739F7" w:rsidP="005C27D5">
            <w:pPr>
              <w:jc w:val="center"/>
              <w:rPr>
                <w:ins w:id="1801" w:author="Nicola RICCETTI" w:date="2025-11-25T14:40:00Z"/>
                <w:sz w:val="18"/>
                <w:szCs w:val="18"/>
              </w:rPr>
            </w:pPr>
            <w:ins w:id="1802" w:author="Nicola RICCETTI" w:date="2025-11-25T14:40:00Z">
              <w:r>
                <w:rPr>
                  <w:sz w:val="18"/>
                  <w:szCs w:val="18"/>
                </w:rPr>
                <w:t>[62</w:t>
              </w:r>
            </w:ins>
            <w:ins w:id="1803" w:author="Nicola RICCETTI" w:date="2025-11-25T14:44:00Z">
              <w:r w:rsidR="00416E0D">
                <w:rPr>
                  <w:sz w:val="18"/>
                  <w:szCs w:val="18"/>
                </w:rPr>
                <w:t>, 63</w:t>
              </w:r>
            </w:ins>
            <w:ins w:id="1804" w:author="Nicola RICCETTI" w:date="2025-11-25T14:40:00Z">
              <w:r>
                <w:rPr>
                  <w:sz w:val="18"/>
                  <w:szCs w:val="18"/>
                </w:rPr>
                <w:t>]</w:t>
              </w:r>
            </w:ins>
          </w:p>
        </w:tc>
      </w:tr>
    </w:tbl>
    <w:p w14:paraId="5DE7CECC" w14:textId="77777777" w:rsidR="004739F7" w:rsidRPr="006673AE" w:rsidRDefault="004739F7">
      <w:pPr>
        <w:spacing w:line="480" w:lineRule="auto"/>
        <w:rPr>
          <w:ins w:id="1805" w:author="Nicola RICCETTI" w:date="2025-11-25T14:40:00Z"/>
        </w:rPr>
        <w:pPrChange w:id="1806" w:author="Nicola RICCETTI" w:date="2025-11-25T15:00:00Z">
          <w:pPr/>
        </w:pPrChange>
      </w:pPr>
    </w:p>
    <w:p w14:paraId="20F555BB" w14:textId="77777777" w:rsidR="004739F7" w:rsidRPr="006673AE" w:rsidRDefault="004739F7">
      <w:pPr>
        <w:spacing w:line="480" w:lineRule="auto"/>
        <w:rPr>
          <w:ins w:id="1807" w:author="Nicola RICCETTI" w:date="2025-11-25T14:40:00Z"/>
          <w:b/>
          <w:bCs/>
        </w:rPr>
        <w:pPrChange w:id="1808" w:author="Nicola RICCETTI" w:date="2025-11-25T15:00:00Z">
          <w:pPr/>
        </w:pPrChange>
      </w:pPr>
      <w:ins w:id="1809" w:author="Nicola RICCETTI" w:date="2025-11-25T14:40:00Z">
        <w:r w:rsidRPr="006673AE">
          <w:rPr>
            <w:b/>
            <w:bCs/>
          </w:rPr>
          <w:t>Method Details</w:t>
        </w:r>
      </w:ins>
    </w:p>
    <w:p w14:paraId="7EE6B6CE" w14:textId="77777777" w:rsidR="004739F7" w:rsidRPr="006673AE" w:rsidRDefault="004739F7">
      <w:pPr>
        <w:spacing w:line="480" w:lineRule="auto"/>
        <w:rPr>
          <w:ins w:id="1810" w:author="Nicola RICCETTI" w:date="2025-11-25T14:40:00Z"/>
          <w:b/>
          <w:bCs/>
        </w:rPr>
        <w:pPrChange w:id="1811" w:author="Nicola RICCETTI" w:date="2025-11-25T15:00:00Z">
          <w:pPr/>
        </w:pPrChange>
      </w:pPr>
      <w:ins w:id="1812" w:author="Nicola RICCETTI" w:date="2025-11-25T14:40:00Z">
        <w:r w:rsidRPr="006673AE">
          <w:rPr>
            <w:b/>
            <w:bCs/>
          </w:rPr>
          <w:t>Data Collection</w:t>
        </w:r>
      </w:ins>
    </w:p>
    <w:p w14:paraId="73FFEECD" w14:textId="77777777" w:rsidR="004739F7" w:rsidRPr="006673AE" w:rsidRDefault="004739F7">
      <w:pPr>
        <w:numPr>
          <w:ilvl w:val="0"/>
          <w:numId w:val="16"/>
        </w:numPr>
        <w:spacing w:line="480" w:lineRule="auto"/>
        <w:rPr>
          <w:ins w:id="1813" w:author="Nicola RICCETTI" w:date="2025-11-25T14:40:00Z"/>
        </w:rPr>
        <w:pPrChange w:id="1814" w:author="Nicola RICCETTI" w:date="2025-11-25T15:00:00Z">
          <w:pPr>
            <w:numPr>
              <w:numId w:val="16"/>
            </w:numPr>
            <w:tabs>
              <w:tab w:val="num" w:pos="720"/>
            </w:tabs>
            <w:ind w:left="720" w:hanging="360"/>
          </w:pPr>
        </w:pPrChange>
      </w:pPr>
      <w:ins w:id="1815" w:author="Nicola RICCETTI" w:date="2025-11-25T14:40:00Z">
        <w:r w:rsidRPr="006673AE">
          <w:rPr>
            <w:b/>
            <w:bCs/>
          </w:rPr>
          <w:t>MBDs Cases:</w:t>
        </w:r>
        <w:r w:rsidRPr="006673AE">
          <w:br/>
          <w:t xml:space="preserve">Human case data for the specified viral diseases—including Chikungunya, Dengue, West Nile virus disease, Yellow Fever, and Zika virus disease—were analysed at the </w:t>
        </w:r>
        <w:r w:rsidRPr="006673AE">
          <w:lastRenderedPageBreak/>
          <w:t>NUTS-3 level across Europe. Data were collected by each Member State’s Public Health Authority and released by the European Centre for Disease Prevention and Control (ECDC) via the European Surveillance System (TESSy) [48]. No further refinement of cases (e.g., clinical manifestation, laboratory confirmation) was performed due to the explorative nature of the study.</w:t>
        </w:r>
      </w:ins>
    </w:p>
    <w:p w14:paraId="3C7912F4" w14:textId="77777777" w:rsidR="004739F7" w:rsidRPr="006673AE" w:rsidRDefault="004739F7">
      <w:pPr>
        <w:numPr>
          <w:ilvl w:val="0"/>
          <w:numId w:val="16"/>
        </w:numPr>
        <w:spacing w:line="480" w:lineRule="auto"/>
        <w:rPr>
          <w:ins w:id="1816" w:author="Nicola RICCETTI" w:date="2025-11-25T14:40:00Z"/>
        </w:rPr>
        <w:pPrChange w:id="1817" w:author="Nicola RICCETTI" w:date="2025-11-25T15:00:00Z">
          <w:pPr>
            <w:numPr>
              <w:numId w:val="16"/>
            </w:numPr>
            <w:tabs>
              <w:tab w:val="num" w:pos="720"/>
            </w:tabs>
            <w:ind w:left="720" w:hanging="360"/>
          </w:pPr>
        </w:pPrChange>
      </w:pPr>
      <w:ins w:id="1818" w:author="Nicola RICCETTI" w:date="2025-11-25T14:40:00Z">
        <w:r w:rsidRPr="004739F7">
          <w:rPr>
            <w:b/>
            <w:bCs/>
          </w:rPr>
          <w:t>Land Cover Data:</w:t>
        </w:r>
        <w:r w:rsidRPr="004739F7">
          <w:rPr>
            <w:b/>
            <w:bCs/>
            <w:rPrChange w:id="1819" w:author="Nicola RICCETTI" w:date="2025-11-25T14:42:00Z">
              <w:rPr/>
            </w:rPrChange>
          </w:rPr>
          <w:br/>
        </w:r>
        <w:r w:rsidRPr="006673AE">
          <w:t>Yearly global raster files (300x300 m resolution) were sourced from ESA’s Climate Change Initiative (CCI) for 2005–2019 [49]. The temporal dimension was considered, but due to similarity across years, values were averaged.</w:t>
        </w:r>
      </w:ins>
    </w:p>
    <w:p w14:paraId="0BD8E473" w14:textId="77777777" w:rsidR="004739F7" w:rsidRPr="006673AE" w:rsidRDefault="004739F7">
      <w:pPr>
        <w:numPr>
          <w:ilvl w:val="0"/>
          <w:numId w:val="16"/>
        </w:numPr>
        <w:spacing w:line="480" w:lineRule="auto"/>
        <w:rPr>
          <w:ins w:id="1820" w:author="Nicola RICCETTI" w:date="2025-11-25T14:40:00Z"/>
        </w:rPr>
        <w:pPrChange w:id="1821" w:author="Nicola RICCETTI" w:date="2025-11-25T15:00:00Z">
          <w:pPr>
            <w:numPr>
              <w:numId w:val="16"/>
            </w:numPr>
            <w:tabs>
              <w:tab w:val="num" w:pos="720"/>
            </w:tabs>
            <w:ind w:left="720" w:hanging="360"/>
          </w:pPr>
        </w:pPrChange>
      </w:pPr>
      <w:ins w:id="1822" w:author="Nicola RICCETTI" w:date="2025-11-25T14:40:00Z">
        <w:r w:rsidRPr="004739F7">
          <w:rPr>
            <w:b/>
            <w:bCs/>
          </w:rPr>
          <w:t>Climatic Data:</w:t>
        </w:r>
        <w:r w:rsidRPr="006673AE">
          <w:br/>
          <w:t>Hourly air temperature (K) and precipitation (m) data were obtained from ERA5 Copernicus [50].</w:t>
        </w:r>
      </w:ins>
    </w:p>
    <w:p w14:paraId="1AC0C009" w14:textId="77777777" w:rsidR="004739F7" w:rsidRPr="006673AE" w:rsidRDefault="004739F7">
      <w:pPr>
        <w:numPr>
          <w:ilvl w:val="0"/>
          <w:numId w:val="16"/>
        </w:numPr>
        <w:spacing w:line="480" w:lineRule="auto"/>
        <w:rPr>
          <w:ins w:id="1823" w:author="Nicola RICCETTI" w:date="2025-11-25T14:40:00Z"/>
        </w:rPr>
        <w:pPrChange w:id="1824" w:author="Nicola RICCETTI" w:date="2025-11-25T15:00:00Z">
          <w:pPr>
            <w:numPr>
              <w:numId w:val="16"/>
            </w:numPr>
            <w:tabs>
              <w:tab w:val="num" w:pos="720"/>
            </w:tabs>
            <w:ind w:left="720" w:hanging="360"/>
          </w:pPr>
        </w:pPrChange>
      </w:pPr>
      <w:ins w:id="1825" w:author="Nicola RICCETTI" w:date="2025-11-25T14:40:00Z">
        <w:r w:rsidRPr="004739F7">
          <w:rPr>
            <w:b/>
            <w:bCs/>
          </w:rPr>
          <w:t>Socio-demographic Data:</w:t>
        </w:r>
        <w:r w:rsidRPr="004739F7">
          <w:rPr>
            <w:b/>
            <w:bCs/>
            <w:rPrChange w:id="1826" w:author="Nicola RICCETTI" w:date="2025-11-25T14:42:00Z">
              <w:rPr/>
            </w:rPrChange>
          </w:rPr>
          <w:br/>
        </w:r>
        <w:r w:rsidRPr="006673AE">
          <w:t>Population, area, population density, and GDP per person at province/NUTS-3 level were retrieved from EUROSTAT [51] and customised for the study period.</w:t>
        </w:r>
      </w:ins>
    </w:p>
    <w:p w14:paraId="6F93CBD8" w14:textId="77777777" w:rsidR="004739F7" w:rsidRPr="004739F7" w:rsidRDefault="004739F7">
      <w:pPr>
        <w:spacing w:line="480" w:lineRule="auto"/>
        <w:rPr>
          <w:ins w:id="1827" w:author="Nicola RICCETTI" w:date="2025-11-25T14:40:00Z"/>
          <w:rPrChange w:id="1828" w:author="Nicola RICCETTI" w:date="2025-11-25T14:41:00Z">
            <w:rPr>
              <w:ins w:id="1829" w:author="Nicola RICCETTI" w:date="2025-11-25T14:40:00Z"/>
              <w:b/>
              <w:bCs/>
            </w:rPr>
          </w:rPrChange>
        </w:rPr>
        <w:pPrChange w:id="1830" w:author="Nicola RICCETTI" w:date="2025-11-25T15:00:00Z">
          <w:pPr/>
        </w:pPrChange>
      </w:pPr>
    </w:p>
    <w:p w14:paraId="14000E9D" w14:textId="77777777" w:rsidR="004739F7" w:rsidRPr="004739F7" w:rsidRDefault="004739F7">
      <w:pPr>
        <w:spacing w:line="480" w:lineRule="auto"/>
        <w:rPr>
          <w:ins w:id="1831" w:author="Nicola RICCETTI" w:date="2025-11-25T14:40:00Z"/>
          <w:b/>
          <w:bCs/>
        </w:rPr>
        <w:pPrChange w:id="1832" w:author="Nicola RICCETTI" w:date="2025-11-25T15:00:00Z">
          <w:pPr/>
        </w:pPrChange>
      </w:pPr>
      <w:ins w:id="1833" w:author="Nicola RICCETTI" w:date="2025-11-25T14:40:00Z">
        <w:r w:rsidRPr="004739F7">
          <w:rPr>
            <w:b/>
            <w:bCs/>
          </w:rPr>
          <w:t>Variables Operationalisation</w:t>
        </w:r>
      </w:ins>
    </w:p>
    <w:p w14:paraId="613D5B4D" w14:textId="77777777" w:rsidR="004739F7" w:rsidRPr="006673AE" w:rsidRDefault="004739F7">
      <w:pPr>
        <w:numPr>
          <w:ilvl w:val="0"/>
          <w:numId w:val="17"/>
        </w:numPr>
        <w:spacing w:line="480" w:lineRule="auto"/>
        <w:rPr>
          <w:ins w:id="1834" w:author="Nicola RICCETTI" w:date="2025-11-25T14:40:00Z"/>
        </w:rPr>
        <w:pPrChange w:id="1835" w:author="Nicola RICCETTI" w:date="2025-11-25T15:00:00Z">
          <w:pPr>
            <w:numPr>
              <w:numId w:val="17"/>
            </w:numPr>
            <w:tabs>
              <w:tab w:val="num" w:pos="720"/>
            </w:tabs>
            <w:ind w:left="720" w:hanging="360"/>
          </w:pPr>
        </w:pPrChange>
      </w:pPr>
      <w:ins w:id="1836" w:author="Nicola RICCETTI" w:date="2025-11-25T14:40:00Z">
        <w:r w:rsidRPr="004739F7">
          <w:rPr>
            <w:b/>
            <w:bCs/>
          </w:rPr>
          <w:t>Original Variables:</w:t>
        </w:r>
        <w:r w:rsidRPr="004739F7">
          <w:rPr>
            <w:b/>
            <w:bCs/>
            <w:rPrChange w:id="1837" w:author="Nicola RICCETTI" w:date="2025-11-25T14:42:00Z">
              <w:rPr/>
            </w:rPrChange>
          </w:rPr>
          <w:br/>
        </w:r>
        <w:r w:rsidRPr="006673AE">
          <w:t>Area, population, population density, and GDP were included as reported. Where missing, area and population were used to calculate population density.</w:t>
        </w:r>
      </w:ins>
    </w:p>
    <w:p w14:paraId="09E470A4" w14:textId="77777777" w:rsidR="004739F7" w:rsidRPr="006673AE" w:rsidRDefault="004739F7">
      <w:pPr>
        <w:numPr>
          <w:ilvl w:val="0"/>
          <w:numId w:val="17"/>
        </w:numPr>
        <w:spacing w:line="480" w:lineRule="auto"/>
        <w:rPr>
          <w:ins w:id="1838" w:author="Nicola RICCETTI" w:date="2025-11-25T14:40:00Z"/>
        </w:rPr>
        <w:pPrChange w:id="1839" w:author="Nicola RICCETTI" w:date="2025-11-25T15:00:00Z">
          <w:pPr>
            <w:numPr>
              <w:numId w:val="17"/>
            </w:numPr>
            <w:tabs>
              <w:tab w:val="num" w:pos="720"/>
            </w:tabs>
            <w:ind w:left="720" w:hanging="360"/>
          </w:pPr>
        </w:pPrChange>
      </w:pPr>
      <w:ins w:id="1840" w:author="Nicola RICCETTI" w:date="2025-11-25T14:40:00Z">
        <w:r w:rsidRPr="004739F7">
          <w:rPr>
            <w:b/>
            <w:bCs/>
          </w:rPr>
          <w:t>Temporal Averaging:</w:t>
        </w:r>
        <w:r w:rsidRPr="006673AE">
          <w:br/>
          <w:t>All variables were averaged over the study period (2005–2019).</w:t>
        </w:r>
      </w:ins>
    </w:p>
    <w:p w14:paraId="1BC20AFD" w14:textId="77777777" w:rsidR="004739F7" w:rsidRPr="006673AE" w:rsidRDefault="004739F7">
      <w:pPr>
        <w:numPr>
          <w:ilvl w:val="0"/>
          <w:numId w:val="17"/>
        </w:numPr>
        <w:spacing w:line="480" w:lineRule="auto"/>
        <w:rPr>
          <w:ins w:id="1841" w:author="Nicola RICCETTI" w:date="2025-11-25T14:40:00Z"/>
        </w:rPr>
        <w:pPrChange w:id="1842" w:author="Nicola RICCETTI" w:date="2025-11-25T15:00:00Z">
          <w:pPr>
            <w:numPr>
              <w:numId w:val="17"/>
            </w:numPr>
            <w:tabs>
              <w:tab w:val="num" w:pos="720"/>
            </w:tabs>
            <w:ind w:left="720" w:hanging="360"/>
          </w:pPr>
        </w:pPrChange>
      </w:pPr>
      <w:ins w:id="1843" w:author="Nicola RICCETTI" w:date="2025-11-25T14:40:00Z">
        <w:r w:rsidRPr="004739F7">
          <w:rPr>
            <w:b/>
            <w:bCs/>
          </w:rPr>
          <w:lastRenderedPageBreak/>
          <w:t>Incidence Calculation:</w:t>
        </w:r>
        <w:r w:rsidRPr="004739F7">
          <w:rPr>
            <w:b/>
            <w:bCs/>
            <w:rPrChange w:id="1844" w:author="Nicola RICCETTI" w:date="2025-11-25T14:42:00Z">
              <w:rPr/>
            </w:rPrChange>
          </w:rPr>
          <w:br/>
        </w:r>
        <w:r w:rsidRPr="006673AE">
          <w:t>Human cases were grouped by province/NUTS-3, and incidence was calculated as cases per population.</w:t>
        </w:r>
      </w:ins>
    </w:p>
    <w:p w14:paraId="7E2C435B" w14:textId="77777777" w:rsidR="004739F7" w:rsidRPr="00DB7334" w:rsidRDefault="004739F7">
      <w:pPr>
        <w:numPr>
          <w:ilvl w:val="0"/>
          <w:numId w:val="17"/>
        </w:numPr>
        <w:spacing w:line="480" w:lineRule="auto"/>
        <w:rPr>
          <w:ins w:id="1845" w:author="Nicola RICCETTI" w:date="2025-11-25T14:40:00Z"/>
        </w:rPr>
        <w:pPrChange w:id="1846" w:author="Nicola RICCETTI" w:date="2025-11-25T15:00:00Z">
          <w:pPr>
            <w:numPr>
              <w:numId w:val="17"/>
            </w:numPr>
            <w:tabs>
              <w:tab w:val="num" w:pos="720"/>
            </w:tabs>
            <w:ind w:left="720" w:hanging="360"/>
          </w:pPr>
        </w:pPrChange>
      </w:pPr>
      <w:ins w:id="1847" w:author="Nicola RICCETTI" w:date="2025-11-25T14:40:00Z">
        <w:r w:rsidRPr="004739F7">
          <w:rPr>
            <w:b/>
            <w:bCs/>
          </w:rPr>
          <w:t>Land Cover Aggregation:</w:t>
        </w:r>
        <w:r w:rsidRPr="004739F7">
          <w:rPr>
            <w:b/>
            <w:bCs/>
            <w:rPrChange w:id="1848" w:author="Nicola RICCETTI" w:date="2025-11-25T14:42:00Z">
              <w:rPr/>
            </w:rPrChange>
          </w:rPr>
          <w:br/>
        </w:r>
        <w:r w:rsidRPr="006673AE">
          <w:t xml:space="preserve">Land cover data were rescaled to province/NUTS-3 level and grouped into six macro-categories: forest, shrub, urban, crop, water, and other. The aggregation of ESA CCI Land Cover classes into these categories was undertaken to simplify the analysis and focus on broader land cover trends relevant to our study objectives [49]. </w:t>
        </w:r>
        <w:r w:rsidRPr="00DB7334">
          <w:t>(See Supplementary Information for detailed class definitions.)</w:t>
        </w:r>
      </w:ins>
    </w:p>
    <w:p w14:paraId="0320E3C9" w14:textId="77777777" w:rsidR="004739F7" w:rsidRPr="006673AE" w:rsidRDefault="004739F7">
      <w:pPr>
        <w:numPr>
          <w:ilvl w:val="0"/>
          <w:numId w:val="17"/>
        </w:numPr>
        <w:spacing w:line="480" w:lineRule="auto"/>
        <w:rPr>
          <w:ins w:id="1849" w:author="Nicola RICCETTI" w:date="2025-11-25T14:40:00Z"/>
        </w:rPr>
        <w:pPrChange w:id="1850" w:author="Nicola RICCETTI" w:date="2025-11-25T15:00:00Z">
          <w:pPr>
            <w:numPr>
              <w:numId w:val="17"/>
            </w:numPr>
            <w:tabs>
              <w:tab w:val="num" w:pos="720"/>
            </w:tabs>
            <w:ind w:left="720" w:hanging="360"/>
          </w:pPr>
        </w:pPrChange>
      </w:pPr>
      <w:ins w:id="1851" w:author="Nicola RICCETTI" w:date="2025-11-25T14:40:00Z">
        <w:r w:rsidRPr="004739F7">
          <w:rPr>
            <w:b/>
            <w:bCs/>
          </w:rPr>
          <w:t>Climatic Variables:</w:t>
        </w:r>
        <w:r w:rsidRPr="004739F7">
          <w:rPr>
            <w:b/>
            <w:bCs/>
            <w:rPrChange w:id="1852" w:author="Nicola RICCETTI" w:date="2025-11-25T14:42:00Z">
              <w:rPr/>
            </w:rPrChange>
          </w:rPr>
          <w:br/>
        </w:r>
        <w:r w:rsidRPr="006673AE">
          <w:t xml:space="preserve">Temperature and precipitation were averaged by province/NUTS-3 and season (Winter: Jan–Mar, Spring: Apr–Jun, Summer: Jul–Sep, Autumn: Oct–Dec) [50]. Six derived variables were created: </w:t>
        </w:r>
      </w:ins>
    </w:p>
    <w:p w14:paraId="1FCF54E3" w14:textId="77777777" w:rsidR="004739F7" w:rsidRPr="006673AE" w:rsidRDefault="004739F7">
      <w:pPr>
        <w:numPr>
          <w:ilvl w:val="1"/>
          <w:numId w:val="17"/>
        </w:numPr>
        <w:spacing w:line="480" w:lineRule="auto"/>
        <w:rPr>
          <w:ins w:id="1853" w:author="Nicola RICCETTI" w:date="2025-11-25T14:40:00Z"/>
        </w:rPr>
        <w:pPrChange w:id="1854" w:author="Nicola RICCETTI" w:date="2025-11-25T15:00:00Z">
          <w:pPr>
            <w:numPr>
              <w:ilvl w:val="1"/>
              <w:numId w:val="17"/>
            </w:numPr>
            <w:tabs>
              <w:tab w:val="num" w:pos="1440"/>
            </w:tabs>
            <w:ind w:left="1440" w:hanging="360"/>
          </w:pPr>
        </w:pPrChange>
      </w:pPr>
      <w:ins w:id="1855" w:author="Nicola RICCETTI" w:date="2025-11-25T14:40:00Z">
        <w:r w:rsidRPr="006673AE">
          <w:t>Total growth days (avg. temp &gt; 14.3°C per season)</w:t>
        </w:r>
      </w:ins>
    </w:p>
    <w:p w14:paraId="6FF84B27" w14:textId="77777777" w:rsidR="004739F7" w:rsidRPr="006673AE" w:rsidRDefault="004739F7">
      <w:pPr>
        <w:numPr>
          <w:ilvl w:val="1"/>
          <w:numId w:val="17"/>
        </w:numPr>
        <w:spacing w:line="480" w:lineRule="auto"/>
        <w:rPr>
          <w:ins w:id="1856" w:author="Nicola RICCETTI" w:date="2025-11-25T14:40:00Z"/>
        </w:rPr>
        <w:pPrChange w:id="1857" w:author="Nicola RICCETTI" w:date="2025-11-25T15:00:00Z">
          <w:pPr>
            <w:numPr>
              <w:ilvl w:val="1"/>
              <w:numId w:val="17"/>
            </w:numPr>
            <w:tabs>
              <w:tab w:val="num" w:pos="1440"/>
            </w:tabs>
            <w:ind w:left="1440" w:hanging="360"/>
          </w:pPr>
        </w:pPrChange>
      </w:pPr>
      <w:ins w:id="1858" w:author="Nicola RICCETTI" w:date="2025-11-25T14:40:00Z">
        <w:r w:rsidRPr="006673AE">
          <w:t>Maximum growth days (max consecutive days &gt; 14.3°C per season)</w:t>
        </w:r>
      </w:ins>
    </w:p>
    <w:p w14:paraId="2367FAF9" w14:textId="77777777" w:rsidR="004739F7" w:rsidRPr="006673AE" w:rsidRDefault="004739F7">
      <w:pPr>
        <w:numPr>
          <w:ilvl w:val="1"/>
          <w:numId w:val="17"/>
        </w:numPr>
        <w:spacing w:line="480" w:lineRule="auto"/>
        <w:rPr>
          <w:ins w:id="1859" w:author="Nicola RICCETTI" w:date="2025-11-25T14:40:00Z"/>
        </w:rPr>
        <w:pPrChange w:id="1860" w:author="Nicola RICCETTI" w:date="2025-11-25T15:00:00Z">
          <w:pPr>
            <w:numPr>
              <w:ilvl w:val="1"/>
              <w:numId w:val="17"/>
            </w:numPr>
            <w:tabs>
              <w:tab w:val="num" w:pos="1440"/>
            </w:tabs>
            <w:ind w:left="1440" w:hanging="360"/>
          </w:pPr>
        </w:pPrChange>
      </w:pPr>
      <w:ins w:id="1861" w:author="Nicola RICCETTI" w:date="2025-11-25T14:40:00Z">
        <w:r w:rsidRPr="006673AE">
          <w:t>Total wet days (precipitation &gt; 0.001 m per season)</w:t>
        </w:r>
      </w:ins>
    </w:p>
    <w:p w14:paraId="6713FA32" w14:textId="77777777" w:rsidR="004739F7" w:rsidRPr="006673AE" w:rsidRDefault="004739F7">
      <w:pPr>
        <w:numPr>
          <w:ilvl w:val="1"/>
          <w:numId w:val="17"/>
        </w:numPr>
        <w:spacing w:line="480" w:lineRule="auto"/>
        <w:rPr>
          <w:ins w:id="1862" w:author="Nicola RICCETTI" w:date="2025-11-25T14:40:00Z"/>
        </w:rPr>
        <w:pPrChange w:id="1863" w:author="Nicola RICCETTI" w:date="2025-11-25T15:00:00Z">
          <w:pPr>
            <w:numPr>
              <w:ilvl w:val="1"/>
              <w:numId w:val="17"/>
            </w:numPr>
            <w:tabs>
              <w:tab w:val="num" w:pos="1440"/>
            </w:tabs>
            <w:ind w:left="1440" w:hanging="360"/>
          </w:pPr>
        </w:pPrChange>
      </w:pPr>
      <w:ins w:id="1864" w:author="Nicola RICCETTI" w:date="2025-11-25T14:40:00Z">
        <w:r w:rsidRPr="006673AE">
          <w:t>Total dry days (precipitation ≤ 0.001 m per season)</w:t>
        </w:r>
      </w:ins>
    </w:p>
    <w:p w14:paraId="047244E8" w14:textId="77777777" w:rsidR="004739F7" w:rsidRPr="006673AE" w:rsidRDefault="004739F7">
      <w:pPr>
        <w:numPr>
          <w:ilvl w:val="1"/>
          <w:numId w:val="17"/>
        </w:numPr>
        <w:spacing w:line="480" w:lineRule="auto"/>
        <w:rPr>
          <w:ins w:id="1865" w:author="Nicola RICCETTI" w:date="2025-11-25T14:40:00Z"/>
        </w:rPr>
        <w:pPrChange w:id="1866" w:author="Nicola RICCETTI" w:date="2025-11-25T15:00:00Z">
          <w:pPr>
            <w:numPr>
              <w:ilvl w:val="1"/>
              <w:numId w:val="17"/>
            </w:numPr>
            <w:tabs>
              <w:tab w:val="num" w:pos="1440"/>
            </w:tabs>
            <w:ind w:left="1440" w:hanging="360"/>
          </w:pPr>
        </w:pPrChange>
      </w:pPr>
      <w:ins w:id="1867" w:author="Nicola RICCETTI" w:date="2025-11-25T14:40:00Z">
        <w:r w:rsidRPr="006673AE">
          <w:t>Maximum wet days (max consecutive days &gt; 0.001 m per season)</w:t>
        </w:r>
      </w:ins>
    </w:p>
    <w:p w14:paraId="2ECA2B9C" w14:textId="77777777" w:rsidR="004739F7" w:rsidRPr="006673AE" w:rsidRDefault="004739F7">
      <w:pPr>
        <w:numPr>
          <w:ilvl w:val="1"/>
          <w:numId w:val="17"/>
        </w:numPr>
        <w:spacing w:line="480" w:lineRule="auto"/>
        <w:rPr>
          <w:ins w:id="1868" w:author="Nicola RICCETTI" w:date="2025-11-25T14:40:00Z"/>
        </w:rPr>
        <w:pPrChange w:id="1869" w:author="Nicola RICCETTI" w:date="2025-11-25T15:00:00Z">
          <w:pPr>
            <w:numPr>
              <w:ilvl w:val="1"/>
              <w:numId w:val="17"/>
            </w:numPr>
            <w:tabs>
              <w:tab w:val="num" w:pos="1440"/>
            </w:tabs>
            <w:ind w:left="1440" w:hanging="360"/>
          </w:pPr>
        </w:pPrChange>
      </w:pPr>
      <w:ins w:id="1870" w:author="Nicola RICCETTI" w:date="2025-11-25T14:40:00Z">
        <w:r w:rsidRPr="006673AE">
          <w:t>Maximum dry days (max consecutive days ≤ 0.001 m per season)</w:t>
        </w:r>
      </w:ins>
    </w:p>
    <w:p w14:paraId="1CF7C369" w14:textId="77777777" w:rsidR="004739F7" w:rsidRPr="006673AE" w:rsidRDefault="004739F7">
      <w:pPr>
        <w:spacing w:line="480" w:lineRule="auto"/>
        <w:rPr>
          <w:ins w:id="1871" w:author="Nicola RICCETTI" w:date="2025-11-25T14:40:00Z"/>
        </w:rPr>
        <w:pPrChange w:id="1872" w:author="Nicola RICCETTI" w:date="2025-11-25T15:00:00Z">
          <w:pPr/>
        </w:pPrChange>
      </w:pPr>
    </w:p>
    <w:p w14:paraId="68104E69" w14:textId="77777777" w:rsidR="004739F7" w:rsidRPr="004739F7" w:rsidRDefault="004739F7">
      <w:pPr>
        <w:spacing w:line="480" w:lineRule="auto"/>
        <w:rPr>
          <w:ins w:id="1873" w:author="Nicola RICCETTI" w:date="2025-11-25T14:40:00Z"/>
          <w:b/>
          <w:bCs/>
        </w:rPr>
        <w:pPrChange w:id="1874" w:author="Nicola RICCETTI" w:date="2025-11-25T15:00:00Z">
          <w:pPr/>
        </w:pPrChange>
      </w:pPr>
      <w:ins w:id="1875" w:author="Nicola RICCETTI" w:date="2025-11-25T14:40:00Z">
        <w:r w:rsidRPr="004739F7">
          <w:rPr>
            <w:b/>
            <w:bCs/>
          </w:rPr>
          <w:t>Quantification and Statistical Analysis</w:t>
        </w:r>
      </w:ins>
    </w:p>
    <w:p w14:paraId="549D05FC" w14:textId="77777777" w:rsidR="004739F7" w:rsidRPr="006673AE" w:rsidRDefault="004739F7">
      <w:pPr>
        <w:numPr>
          <w:ilvl w:val="0"/>
          <w:numId w:val="18"/>
        </w:numPr>
        <w:spacing w:line="480" w:lineRule="auto"/>
        <w:rPr>
          <w:ins w:id="1876" w:author="Nicola RICCETTI" w:date="2025-11-25T14:40:00Z"/>
        </w:rPr>
        <w:pPrChange w:id="1877" w:author="Nicola RICCETTI" w:date="2025-11-25T15:00:00Z">
          <w:pPr>
            <w:numPr>
              <w:numId w:val="18"/>
            </w:numPr>
            <w:tabs>
              <w:tab w:val="num" w:pos="720"/>
            </w:tabs>
            <w:ind w:left="720" w:hanging="360"/>
          </w:pPr>
        </w:pPrChange>
      </w:pPr>
      <w:ins w:id="1878" w:author="Nicola RICCETTI" w:date="2025-11-25T14:40:00Z">
        <w:r w:rsidRPr="004739F7">
          <w:rPr>
            <w:b/>
            <w:bCs/>
          </w:rPr>
          <w:lastRenderedPageBreak/>
          <w:t>Descriptive Statistics:</w:t>
        </w:r>
        <w:r w:rsidRPr="004739F7">
          <w:rPr>
            <w:b/>
            <w:bCs/>
            <w:rPrChange w:id="1879" w:author="Nicola RICCETTI" w:date="2025-11-25T14:42:00Z">
              <w:rPr/>
            </w:rPrChange>
          </w:rPr>
          <w:br/>
        </w:r>
        <w:r w:rsidRPr="006673AE">
          <w:t>Incidence of human MBD cases (2005–2019) and average land cover values were reported, alongside socio-demographic factors and mean seasonal climatic variables.</w:t>
        </w:r>
      </w:ins>
    </w:p>
    <w:p w14:paraId="26FB6758" w14:textId="77777777" w:rsidR="004739F7" w:rsidRDefault="004739F7">
      <w:pPr>
        <w:pStyle w:val="ListParagraph"/>
        <w:numPr>
          <w:ilvl w:val="0"/>
          <w:numId w:val="18"/>
        </w:numPr>
        <w:spacing w:line="480" w:lineRule="auto"/>
        <w:rPr>
          <w:ins w:id="1880" w:author="Nicola RICCETTI" w:date="2025-11-25T14:40:00Z"/>
        </w:rPr>
        <w:pPrChange w:id="1881" w:author="Nicola RICCETTI" w:date="2025-11-25T15:00:00Z">
          <w:pPr>
            <w:pStyle w:val="ListParagraph"/>
            <w:numPr>
              <w:numId w:val="18"/>
            </w:numPr>
            <w:tabs>
              <w:tab w:val="num" w:pos="720"/>
            </w:tabs>
            <w:ind w:hanging="360"/>
          </w:pPr>
        </w:pPrChange>
      </w:pPr>
      <w:ins w:id="1882" w:author="Nicola RICCETTI" w:date="2025-11-25T14:40:00Z">
        <w:r w:rsidRPr="004739F7">
          <w:rPr>
            <w:b/>
            <w:bCs/>
          </w:rPr>
          <w:t>Regression Analysis:</w:t>
        </w:r>
        <w:r w:rsidRPr="004739F7">
          <w:rPr>
            <w:b/>
            <w:bCs/>
            <w:rPrChange w:id="1883" w:author="Nicola RICCETTI" w:date="2025-11-25T14:42:00Z">
              <w:rPr/>
            </w:rPrChange>
          </w:rPr>
          <w:br/>
        </w:r>
        <w:r w:rsidRPr="006673AE">
          <w:t>All dependent and independent variables were standardised (z-scores)</w:t>
        </w:r>
        <w:r>
          <w:t xml:space="preserve"> as follows: </w:t>
        </w:r>
      </w:ins>
    </w:p>
    <w:p w14:paraId="15B869CC" w14:textId="77777777" w:rsidR="004739F7" w:rsidRDefault="004739F7">
      <w:pPr>
        <w:pStyle w:val="ListParagraph"/>
        <w:spacing w:line="480" w:lineRule="auto"/>
        <w:rPr>
          <w:ins w:id="1884" w:author="Nicola RICCETTI" w:date="2025-11-25T14:40:00Z"/>
        </w:rPr>
        <w:pPrChange w:id="1885" w:author="Nicola RICCETTI" w:date="2025-11-25T15:00:00Z">
          <w:pPr>
            <w:pStyle w:val="ListParagraph"/>
          </w:pPr>
        </w:pPrChange>
      </w:pPr>
    </w:p>
    <w:p w14:paraId="5EBF6DE1" w14:textId="77777777" w:rsidR="004739F7" w:rsidRDefault="004739F7">
      <w:pPr>
        <w:pStyle w:val="ListParagraph"/>
        <w:spacing w:line="480" w:lineRule="auto"/>
        <w:ind w:left="1440"/>
        <w:rPr>
          <w:ins w:id="1886" w:author="Nicola RICCETTI" w:date="2025-11-25T14:40:00Z"/>
        </w:rPr>
        <w:pPrChange w:id="1887" w:author="Nicola RICCETTI" w:date="2025-11-25T15:00:00Z">
          <w:pPr>
            <w:pStyle w:val="ListParagraph"/>
            <w:ind w:left="1440"/>
          </w:pPr>
        </w:pPrChange>
      </w:pPr>
      <w:ins w:id="1888" w:author="Nicola RICCETTI" w:date="2025-11-25T14:40:00Z">
        <w:r w:rsidRPr="004739F7">
          <w:rPr>
            <w:b/>
            <w:bCs/>
          </w:rPr>
          <w:t xml:space="preserve">Predictors (X). </w:t>
        </w:r>
        <w:r w:rsidRPr="004739F7">
          <w:t>All covariates were standardised using classical z-scaling</w:t>
        </w:r>
        <w:r w:rsidRPr="00B86102">
          <w:t xml:space="preserve"> (mean = 0, SD = 1) with the StandardScaler implementation from scikit-learn. This</w:t>
        </w:r>
        <w:r>
          <w:t xml:space="preserve"> would</w:t>
        </w:r>
        <w:r w:rsidRPr="00B86102">
          <w:t xml:space="preserve"> ensure that all predictors contribute on the same scale and that regression coefficients are comparable across variables. Standardisation was performed globally across all NUTS-3 units, not separately by country or region.</w:t>
        </w:r>
      </w:ins>
    </w:p>
    <w:p w14:paraId="195DCEAA" w14:textId="77777777" w:rsidR="00F65CBF" w:rsidRDefault="004739F7" w:rsidP="009670DF">
      <w:pPr>
        <w:spacing w:line="480" w:lineRule="auto"/>
        <w:ind w:left="1440"/>
        <w:rPr>
          <w:ins w:id="1889" w:author="Nicola RICCETTI" w:date="2025-11-26T10:00:00Z"/>
        </w:rPr>
      </w:pPr>
      <w:ins w:id="1890" w:author="Nicola RICCETTI" w:date="2025-11-25T14:40:00Z">
        <w:r w:rsidRPr="004739F7">
          <w:rPr>
            <w:b/>
            <w:bCs/>
          </w:rPr>
          <w:t>Dependent variable (Y).</w:t>
        </w:r>
        <w:r w:rsidRPr="00B86102">
          <w:t xml:space="preserve"> To avoid mixing the scale of raw incidence with its spatially filtered counterpart, we first computed the spatial lag of incidence:</w:t>
        </w:r>
      </w:ins>
    </w:p>
    <w:p w14:paraId="5DF6495F" w14:textId="77777777" w:rsidR="00F65CBF" w:rsidRPr="00F65CBF" w:rsidRDefault="004739F7">
      <w:pPr>
        <w:spacing w:line="480" w:lineRule="auto"/>
        <w:ind w:left="2160"/>
        <w:rPr>
          <w:ins w:id="1891" w:author="Nicola RICCETTI" w:date="2025-11-26T10:00:00Z"/>
          <w:i/>
          <w:iCs/>
          <w:rPrChange w:id="1892" w:author="Nicola RICCETTI" w:date="2025-11-26T10:00:00Z">
            <w:rPr>
              <w:ins w:id="1893" w:author="Nicola RICCETTI" w:date="2025-11-26T10:00:00Z"/>
            </w:rPr>
          </w:rPrChange>
        </w:rPr>
        <w:pPrChange w:id="1894" w:author="Nicola RICCETTI" w:date="2025-11-26T10:00:00Z">
          <w:pPr>
            <w:spacing w:line="480" w:lineRule="auto"/>
            <w:ind w:left="1440"/>
          </w:pPr>
        </w:pPrChange>
      </w:pPr>
      <w:ins w:id="1895" w:author="Nicola RICCETTI" w:date="2025-11-25T14:40:00Z">
        <w:r w:rsidRPr="00F65CBF">
          <w:rPr>
            <w:i/>
            <w:iCs/>
          </w:rPr>
          <w:t xml:space="preserve">Wy= Wy </w:t>
        </w:r>
      </w:ins>
    </w:p>
    <w:p w14:paraId="5D04AA63" w14:textId="77777777" w:rsidR="00F65CBF" w:rsidRDefault="004739F7" w:rsidP="009670DF">
      <w:pPr>
        <w:spacing w:line="480" w:lineRule="auto"/>
        <w:ind w:left="1440"/>
        <w:rPr>
          <w:ins w:id="1896" w:author="Nicola RICCETTI" w:date="2025-11-26T10:00:00Z"/>
        </w:rPr>
      </w:pPr>
      <w:ins w:id="1897" w:author="Nicola RICCETTI" w:date="2025-11-25T14:40:00Z">
        <w:r w:rsidRPr="00B86102">
          <w:t xml:space="preserve">using a row-standardised spatial weights matrix W (DistanceBand, 150 km). </w:t>
        </w:r>
        <w:r>
          <w:t>O</w:t>
        </w:r>
        <w:r w:rsidRPr="00B86102">
          <w:t>nly after constructing the spatial lag did we apply z-standardisation</w:t>
        </w:r>
        <w:r>
          <w:t xml:space="preserve"> </w:t>
        </w:r>
      </w:ins>
    </w:p>
    <w:p w14:paraId="6719DB99" w14:textId="77777777" w:rsidR="00F65CBF" w:rsidRPr="00F65CBF" w:rsidRDefault="004739F7">
      <w:pPr>
        <w:spacing w:line="480" w:lineRule="auto"/>
        <w:ind w:left="2160"/>
        <w:rPr>
          <w:ins w:id="1898" w:author="Nicola RICCETTI" w:date="2025-11-26T10:00:00Z"/>
          <w:i/>
          <w:iCs/>
          <w:rPrChange w:id="1899" w:author="Nicola RICCETTI" w:date="2025-11-26T10:01:00Z">
            <w:rPr>
              <w:ins w:id="1900" w:author="Nicola RICCETTI" w:date="2025-11-26T10:00:00Z"/>
            </w:rPr>
          </w:rPrChange>
        </w:rPr>
        <w:pPrChange w:id="1901" w:author="Nicola RICCETTI" w:date="2025-11-26T10:01:00Z">
          <w:pPr>
            <w:spacing w:line="480" w:lineRule="auto"/>
            <w:ind w:left="1440"/>
          </w:pPr>
        </w:pPrChange>
      </w:pPr>
      <w:ins w:id="1902" w:author="Nicola RICCETTI" w:date="2025-11-25T14:40:00Z">
        <w:r w:rsidRPr="00F65CBF">
          <w:rPr>
            <w:i/>
            <w:iCs/>
          </w:rPr>
          <w:t xml:space="preserve">Wyz = Wy - mean(Wy)std(Wy). </w:t>
        </w:r>
      </w:ins>
    </w:p>
    <w:p w14:paraId="73D42DD5" w14:textId="0D53E8E2" w:rsidR="004739F7" w:rsidRPr="00B86102" w:rsidRDefault="004739F7">
      <w:pPr>
        <w:spacing w:line="480" w:lineRule="auto"/>
        <w:ind w:left="1440"/>
        <w:rPr>
          <w:ins w:id="1903" w:author="Nicola RICCETTI" w:date="2025-11-25T14:40:00Z"/>
        </w:rPr>
        <w:pPrChange w:id="1904" w:author="Nicola RICCETTI" w:date="2025-11-25T15:00:00Z">
          <w:pPr>
            <w:ind w:left="1440"/>
          </w:pPr>
        </w:pPrChange>
      </w:pPr>
      <w:ins w:id="1905" w:author="Nicola RICCETTI" w:date="2025-11-25T14:40:00Z">
        <w:r w:rsidRPr="00B86102">
          <w:t>This ensures that the OLS and GWR models operate on the same derived outcome, allowing coefficients to be interpreted as changes in the standardised spatially lagged incidence.</w:t>
        </w:r>
      </w:ins>
    </w:p>
    <w:p w14:paraId="2DEF4987" w14:textId="7F8DFCA4" w:rsidR="004739F7" w:rsidRPr="008D38F1" w:rsidRDefault="004739F7">
      <w:pPr>
        <w:spacing w:line="480" w:lineRule="auto"/>
        <w:ind w:left="720"/>
        <w:rPr>
          <w:ins w:id="1906" w:author="Nicola RICCETTI" w:date="2025-11-25T14:40:00Z"/>
        </w:rPr>
        <w:pPrChange w:id="1907" w:author="Nicola RICCETTI" w:date="2025-11-25T15:00:00Z">
          <w:pPr>
            <w:ind w:left="720"/>
          </w:pPr>
        </w:pPrChange>
      </w:pPr>
      <w:ins w:id="1908" w:author="Nicola RICCETTI" w:date="2025-11-25T14:40:00Z">
        <w:r>
          <w:t>Pearson c</w:t>
        </w:r>
        <w:r w:rsidRPr="006673AE">
          <w:t xml:space="preserve">orrelation </w:t>
        </w:r>
        <w:r w:rsidRPr="008D38F1">
          <w:t>matrix and the Variance Inflation Factors (VIFs)</w:t>
        </w:r>
        <w:r>
          <w:t xml:space="preserve"> </w:t>
        </w:r>
      </w:ins>
      <w:ins w:id="1909" w:author="Nicola RICCETTI" w:date="2025-11-25T14:54:00Z">
        <w:r w:rsidR="007D7438">
          <w:t>[6</w:t>
        </w:r>
      </w:ins>
      <w:ins w:id="1910" w:author="Nicola RICCETTI" w:date="2025-11-25T14:58:00Z">
        <w:r w:rsidR="007D7438">
          <w:t>4</w:t>
        </w:r>
      </w:ins>
      <w:ins w:id="1911" w:author="Nicola RICCETTI" w:date="2025-11-25T14:54:00Z">
        <w:r w:rsidR="007D7438">
          <w:t>]</w:t>
        </w:r>
      </w:ins>
      <w:ins w:id="1912" w:author="Nicola RICCETTI" w:date="2025-11-25T14:55:00Z">
        <w:r w:rsidR="007D7438">
          <w:t xml:space="preserve"> </w:t>
        </w:r>
      </w:ins>
      <w:ins w:id="1913" w:author="Nicola RICCETTI" w:date="2025-11-25T14:40:00Z">
        <w:r>
          <w:t>were calculated</w:t>
        </w:r>
        <w:r w:rsidRPr="008D38F1">
          <w:t xml:space="preserve"> for all standardized covariates </w:t>
        </w:r>
        <w:r w:rsidRPr="006673AE">
          <w:t xml:space="preserve">to identify and exclude variables with </w:t>
        </w:r>
        <w:r w:rsidRPr="006673AE">
          <w:lastRenderedPageBreak/>
          <w:t>correlation ≥0.8, prioritising known relevant factors (e.g., spring temperature)</w:t>
        </w:r>
        <w:r>
          <w:t xml:space="preserve"> (Table S4)</w:t>
        </w:r>
        <w:r w:rsidRPr="006673AE">
          <w:t>.</w:t>
        </w:r>
        <w:r>
          <w:t xml:space="preserve"> </w:t>
        </w:r>
        <w:r w:rsidRPr="008D38F1">
          <w:t>As expected, high collinearity was observed among climate-related variables, particularly between seasonal temperature indicators (</w:t>
        </w:r>
        <w:r w:rsidRPr="004739F7">
          <w:rPr>
            <w:rPrChange w:id="1914" w:author="Nicola RICCETTI" w:date="2025-11-25T14:41:00Z">
              <w:rPr>
                <w:i/>
                <w:iCs/>
              </w:rPr>
            </w:rPrChange>
          </w:rPr>
          <w:t>Mean_T_Spring–Mean_T_Summer</w:t>
        </w:r>
        <w:r w:rsidRPr="008D38F1">
          <w:t>, VIF = 144.9–187.9) and degree-day variables (</w:t>
        </w:r>
        <w:r w:rsidRPr="004739F7">
          <w:rPr>
            <w:rPrChange w:id="1915" w:author="Nicola RICCETTI" w:date="2025-11-25T14:41:00Z">
              <w:rPr>
                <w:i/>
                <w:iCs/>
              </w:rPr>
            </w:rPrChange>
          </w:rPr>
          <w:t>Max_DD_Winter–Max_DD_Autumn</w:t>
        </w:r>
        <w:r w:rsidRPr="008D38F1">
          <w:t>, VIF ≈ 10.7). These patterns reflect the shared climatic gradient across Europe and are ecologically meaningful.</w:t>
        </w:r>
        <w:r>
          <w:t xml:space="preserve"> </w:t>
        </w:r>
      </w:ins>
    </w:p>
    <w:p w14:paraId="4FE49157" w14:textId="77777777" w:rsidR="004739F7" w:rsidRPr="004739F7" w:rsidRDefault="004739F7">
      <w:pPr>
        <w:numPr>
          <w:ilvl w:val="0"/>
          <w:numId w:val="18"/>
        </w:numPr>
        <w:spacing w:line="480" w:lineRule="auto"/>
        <w:rPr>
          <w:ins w:id="1916" w:author="Nicola RICCETTI" w:date="2025-11-25T14:40:00Z"/>
          <w:b/>
          <w:bCs/>
          <w:rPrChange w:id="1917" w:author="Nicola RICCETTI" w:date="2025-11-25T14:42:00Z">
            <w:rPr>
              <w:ins w:id="1918" w:author="Nicola RICCETTI" w:date="2025-11-25T14:40:00Z"/>
            </w:rPr>
          </w:rPrChange>
        </w:rPr>
        <w:pPrChange w:id="1919" w:author="Nicola RICCETTI" w:date="2025-11-25T15:00:00Z">
          <w:pPr>
            <w:numPr>
              <w:numId w:val="18"/>
            </w:numPr>
            <w:tabs>
              <w:tab w:val="num" w:pos="720"/>
            </w:tabs>
            <w:ind w:left="720" w:hanging="360"/>
          </w:pPr>
        </w:pPrChange>
      </w:pPr>
      <w:ins w:id="1920" w:author="Nicola RICCETTI" w:date="2025-11-25T14:40:00Z">
        <w:r w:rsidRPr="004739F7">
          <w:rPr>
            <w:b/>
            <w:bCs/>
          </w:rPr>
          <w:t>Final Model Variables:</w:t>
        </w:r>
        <w:r w:rsidRPr="004739F7">
          <w:rPr>
            <w:b/>
            <w:bCs/>
            <w:rPrChange w:id="1921" w:author="Nicola RICCETTI" w:date="2025-11-25T14:42:00Z">
              <w:rPr/>
            </w:rPrChange>
          </w:rPr>
          <w:t xml:space="preserve"> </w:t>
        </w:r>
      </w:ins>
    </w:p>
    <w:p w14:paraId="0EA89385" w14:textId="77777777" w:rsidR="004739F7" w:rsidRPr="006673AE" w:rsidRDefault="004739F7">
      <w:pPr>
        <w:numPr>
          <w:ilvl w:val="1"/>
          <w:numId w:val="18"/>
        </w:numPr>
        <w:spacing w:line="480" w:lineRule="auto"/>
        <w:rPr>
          <w:ins w:id="1922" w:author="Nicola RICCETTI" w:date="2025-11-25T14:40:00Z"/>
        </w:rPr>
        <w:pPrChange w:id="1923" w:author="Nicola RICCETTI" w:date="2025-11-25T15:00:00Z">
          <w:pPr>
            <w:numPr>
              <w:ilvl w:val="1"/>
              <w:numId w:val="18"/>
            </w:numPr>
            <w:tabs>
              <w:tab w:val="num" w:pos="1440"/>
            </w:tabs>
            <w:ind w:left="1440" w:hanging="360"/>
          </w:pPr>
        </w:pPrChange>
      </w:pPr>
      <w:ins w:id="1924" w:author="Nicola RICCETTI" w:date="2025-11-25T14:40:00Z">
        <w:r w:rsidRPr="006673AE">
          <w:t>Land cover (forest, shrub, urban, crop, water, other)</w:t>
        </w:r>
      </w:ins>
    </w:p>
    <w:p w14:paraId="743011C8" w14:textId="77777777" w:rsidR="004739F7" w:rsidRPr="006673AE" w:rsidRDefault="004739F7">
      <w:pPr>
        <w:numPr>
          <w:ilvl w:val="1"/>
          <w:numId w:val="18"/>
        </w:numPr>
        <w:spacing w:line="480" w:lineRule="auto"/>
        <w:rPr>
          <w:ins w:id="1925" w:author="Nicola RICCETTI" w:date="2025-11-25T14:40:00Z"/>
        </w:rPr>
        <w:pPrChange w:id="1926" w:author="Nicola RICCETTI" w:date="2025-11-25T15:00:00Z">
          <w:pPr>
            <w:numPr>
              <w:ilvl w:val="1"/>
              <w:numId w:val="18"/>
            </w:numPr>
            <w:tabs>
              <w:tab w:val="num" w:pos="1440"/>
            </w:tabs>
            <w:ind w:left="1440" w:hanging="360"/>
          </w:pPr>
        </w:pPrChange>
      </w:pPr>
      <w:ins w:id="1927" w:author="Nicola RICCETTI" w:date="2025-11-25T14:40:00Z">
        <w:r w:rsidRPr="006673AE">
          <w:t>GDP</w:t>
        </w:r>
      </w:ins>
    </w:p>
    <w:p w14:paraId="732715E5" w14:textId="77777777" w:rsidR="004739F7" w:rsidRPr="006673AE" w:rsidRDefault="004739F7">
      <w:pPr>
        <w:numPr>
          <w:ilvl w:val="1"/>
          <w:numId w:val="18"/>
        </w:numPr>
        <w:spacing w:line="480" w:lineRule="auto"/>
        <w:rPr>
          <w:ins w:id="1928" w:author="Nicola RICCETTI" w:date="2025-11-25T14:40:00Z"/>
        </w:rPr>
        <w:pPrChange w:id="1929" w:author="Nicola RICCETTI" w:date="2025-11-25T15:00:00Z">
          <w:pPr>
            <w:numPr>
              <w:ilvl w:val="1"/>
              <w:numId w:val="18"/>
            </w:numPr>
            <w:tabs>
              <w:tab w:val="num" w:pos="1440"/>
            </w:tabs>
            <w:ind w:left="1440" w:hanging="360"/>
          </w:pPr>
        </w:pPrChange>
      </w:pPr>
      <w:ins w:id="1930" w:author="Nicola RICCETTI" w:date="2025-11-25T14:40:00Z">
        <w:r w:rsidRPr="006673AE">
          <w:t>Population density</w:t>
        </w:r>
      </w:ins>
    </w:p>
    <w:p w14:paraId="3D7FF64A" w14:textId="77777777" w:rsidR="004739F7" w:rsidRPr="00DB7334" w:rsidRDefault="004739F7">
      <w:pPr>
        <w:numPr>
          <w:ilvl w:val="1"/>
          <w:numId w:val="18"/>
        </w:numPr>
        <w:spacing w:line="480" w:lineRule="auto"/>
        <w:rPr>
          <w:ins w:id="1931" w:author="Nicola RICCETTI" w:date="2025-11-25T14:40:00Z"/>
        </w:rPr>
        <w:pPrChange w:id="1932" w:author="Nicola RICCETTI" w:date="2025-11-25T15:00:00Z">
          <w:pPr>
            <w:numPr>
              <w:ilvl w:val="1"/>
              <w:numId w:val="18"/>
            </w:numPr>
            <w:tabs>
              <w:tab w:val="num" w:pos="1440"/>
            </w:tabs>
            <w:ind w:left="1440" w:hanging="360"/>
          </w:pPr>
        </w:pPrChange>
      </w:pPr>
      <w:ins w:id="1933" w:author="Nicola RICCETTI" w:date="2025-11-25T14:40:00Z">
        <w:r w:rsidRPr="00DB7334">
          <w:t>Mean temperatures (spring, summer)</w:t>
        </w:r>
      </w:ins>
    </w:p>
    <w:p w14:paraId="711857B6" w14:textId="77777777" w:rsidR="004739F7" w:rsidRPr="00DB7334" w:rsidRDefault="004739F7">
      <w:pPr>
        <w:numPr>
          <w:ilvl w:val="1"/>
          <w:numId w:val="18"/>
        </w:numPr>
        <w:spacing w:line="480" w:lineRule="auto"/>
        <w:rPr>
          <w:ins w:id="1934" w:author="Nicola RICCETTI" w:date="2025-11-25T14:40:00Z"/>
        </w:rPr>
        <w:pPrChange w:id="1935" w:author="Nicola RICCETTI" w:date="2025-11-25T15:00:00Z">
          <w:pPr>
            <w:numPr>
              <w:ilvl w:val="1"/>
              <w:numId w:val="18"/>
            </w:numPr>
            <w:tabs>
              <w:tab w:val="num" w:pos="1440"/>
            </w:tabs>
            <w:ind w:left="1440" w:hanging="360"/>
          </w:pPr>
        </w:pPrChange>
      </w:pPr>
      <w:ins w:id="1936" w:author="Nicola RICCETTI" w:date="2025-11-25T14:40:00Z">
        <w:r w:rsidRPr="00DB7334">
          <w:t>Mean precipitation (winter)</w:t>
        </w:r>
      </w:ins>
    </w:p>
    <w:p w14:paraId="4DE9D15C" w14:textId="77777777" w:rsidR="004739F7" w:rsidRPr="00DB7334" w:rsidRDefault="004739F7">
      <w:pPr>
        <w:numPr>
          <w:ilvl w:val="1"/>
          <w:numId w:val="18"/>
        </w:numPr>
        <w:spacing w:line="480" w:lineRule="auto"/>
        <w:rPr>
          <w:ins w:id="1937" w:author="Nicola RICCETTI" w:date="2025-11-25T14:40:00Z"/>
        </w:rPr>
        <w:pPrChange w:id="1938" w:author="Nicola RICCETTI" w:date="2025-11-25T15:00:00Z">
          <w:pPr>
            <w:numPr>
              <w:ilvl w:val="1"/>
              <w:numId w:val="18"/>
            </w:numPr>
            <w:tabs>
              <w:tab w:val="num" w:pos="1440"/>
            </w:tabs>
            <w:ind w:left="1440" w:hanging="360"/>
          </w:pPr>
        </w:pPrChange>
      </w:pPr>
      <w:ins w:id="1939" w:author="Nicola RICCETTI" w:date="2025-11-25T14:40:00Z">
        <w:r w:rsidRPr="00DB7334">
          <w:t>Maximum wet days (winter, autumn)</w:t>
        </w:r>
      </w:ins>
    </w:p>
    <w:p w14:paraId="1E119429" w14:textId="77777777" w:rsidR="004739F7" w:rsidRPr="00DB7334" w:rsidRDefault="004739F7">
      <w:pPr>
        <w:numPr>
          <w:ilvl w:val="1"/>
          <w:numId w:val="18"/>
        </w:numPr>
        <w:spacing w:line="480" w:lineRule="auto"/>
        <w:rPr>
          <w:ins w:id="1940" w:author="Nicola RICCETTI" w:date="2025-11-25T14:40:00Z"/>
        </w:rPr>
        <w:pPrChange w:id="1941" w:author="Nicola RICCETTI" w:date="2025-11-25T15:00:00Z">
          <w:pPr>
            <w:numPr>
              <w:ilvl w:val="1"/>
              <w:numId w:val="18"/>
            </w:numPr>
            <w:tabs>
              <w:tab w:val="num" w:pos="1440"/>
            </w:tabs>
            <w:ind w:left="1440" w:hanging="360"/>
          </w:pPr>
        </w:pPrChange>
      </w:pPr>
      <w:ins w:id="1942" w:author="Nicola RICCETTI" w:date="2025-11-25T14:40:00Z">
        <w:r w:rsidRPr="00DB7334">
          <w:t>Maximum dry days (winter, spring, autumn)</w:t>
        </w:r>
      </w:ins>
    </w:p>
    <w:p w14:paraId="236DA54A" w14:textId="1992D06D" w:rsidR="004739F7" w:rsidRPr="006673AE" w:rsidRDefault="004739F7">
      <w:pPr>
        <w:numPr>
          <w:ilvl w:val="0"/>
          <w:numId w:val="18"/>
        </w:numPr>
        <w:spacing w:line="480" w:lineRule="auto"/>
        <w:rPr>
          <w:ins w:id="1943" w:author="Nicola RICCETTI" w:date="2025-11-25T14:40:00Z"/>
        </w:rPr>
        <w:pPrChange w:id="1944" w:author="Nicola RICCETTI" w:date="2025-11-25T15:00:00Z">
          <w:pPr>
            <w:numPr>
              <w:numId w:val="18"/>
            </w:numPr>
            <w:tabs>
              <w:tab w:val="num" w:pos="720"/>
            </w:tabs>
            <w:ind w:left="720" w:hanging="360"/>
          </w:pPr>
        </w:pPrChange>
      </w:pPr>
      <w:ins w:id="1945" w:author="Nicola RICCETTI" w:date="2025-11-25T14:40:00Z">
        <w:r w:rsidRPr="004739F7">
          <w:rPr>
            <w:b/>
            <w:bCs/>
          </w:rPr>
          <w:t>Spatial Autocorrelation</w:t>
        </w:r>
        <w:r w:rsidRPr="004739F7">
          <w:rPr>
            <w:rPrChange w:id="1946" w:author="Nicola RICCETTI" w:date="2025-11-25T14:41:00Z">
              <w:rPr>
                <w:b/>
                <w:bCs/>
              </w:rPr>
            </w:rPrChange>
          </w:rPr>
          <w:t>:</w:t>
        </w:r>
        <w:r w:rsidRPr="006673AE">
          <w:br/>
          <w:t>Moran’s I was calculated to assess spatial autocorrelation (see Supplementary Table S2) [</w:t>
        </w:r>
      </w:ins>
      <w:ins w:id="1947" w:author="Nicola RICCETTI" w:date="2025-11-25T14:46:00Z">
        <w:r w:rsidR="00416E0D">
          <w:t>6</w:t>
        </w:r>
      </w:ins>
      <w:ins w:id="1948" w:author="Nicola RICCETTI" w:date="2025-11-25T14:58:00Z">
        <w:r w:rsidR="007D7438">
          <w:t>5</w:t>
        </w:r>
      </w:ins>
      <w:ins w:id="1949" w:author="Nicola RICCETTI" w:date="2025-11-25T14:40:00Z">
        <w:r w:rsidRPr="006673AE">
          <w:t>].</w:t>
        </w:r>
      </w:ins>
    </w:p>
    <w:p w14:paraId="02BD5FB0" w14:textId="77777777" w:rsidR="00F65CBF" w:rsidRDefault="004739F7" w:rsidP="009670DF">
      <w:pPr>
        <w:numPr>
          <w:ilvl w:val="0"/>
          <w:numId w:val="18"/>
        </w:numPr>
        <w:spacing w:before="100" w:beforeAutospacing="1" w:line="480" w:lineRule="auto"/>
        <w:ind w:left="714" w:hanging="357"/>
        <w:rPr>
          <w:ins w:id="1950" w:author="Nicola RICCETTI" w:date="2025-11-26T10:01:00Z"/>
        </w:rPr>
      </w:pPr>
      <w:ins w:id="1951" w:author="Nicola RICCETTI" w:date="2025-11-25T14:40:00Z">
        <w:r w:rsidRPr="004739F7">
          <w:rPr>
            <w:b/>
            <w:bCs/>
          </w:rPr>
          <w:t>Spatial Lag Model:</w:t>
        </w:r>
        <w:r w:rsidRPr="006673AE">
          <w:br/>
          <w:t xml:space="preserve">A spatial lag model was implemented to account for spatial dependencies, using a distance-based spatial weights matrix (max distance: 150 km). </w:t>
        </w:r>
        <w:r w:rsidRPr="00B22C4C">
          <w:t xml:space="preserve">Let </w:t>
        </w:r>
      </w:ins>
      <m:oMath>
        <m:sSub>
          <m:sSubPr>
            <m:ctrlPr>
              <w:ins w:id="1952" w:author="Nicola RICCETTI" w:date="2025-11-25T14:40:00Z">
                <w:rPr>
                  <w:rFonts w:ascii="Cambria Math" w:hAnsi="Cambria Math"/>
                </w:rPr>
              </w:ins>
            </m:ctrlPr>
          </m:sSubPr>
          <m:e>
            <m:r>
              <w:ins w:id="1953" w:author="Nicola RICCETTI" w:date="2025-11-25T14:40:00Z">
                <w:rPr>
                  <w:rFonts w:ascii="Cambria Math" w:hAnsi="Cambria Math"/>
                </w:rPr>
                <m:t>y</m:t>
              </w:ins>
            </m:r>
          </m:e>
          <m:sub>
            <m:r>
              <w:ins w:id="1954" w:author="Nicola RICCETTI" w:date="2025-11-25T14:40:00Z">
                <w:rPr>
                  <w:rFonts w:ascii="Cambria Math" w:hAnsi="Cambria Math"/>
                </w:rPr>
                <m:t>i</m:t>
              </w:ins>
            </m:r>
          </m:sub>
        </m:sSub>
      </m:oMath>
      <w:ins w:id="1955" w:author="Nicola RICCETTI" w:date="2025-11-25T14:40:00Z">
        <w:r w:rsidRPr="00B22C4C">
          <w:t xml:space="preserve">represent the value of the dependent variable at location </w:t>
        </w:r>
      </w:ins>
      <m:oMath>
        <m:r>
          <w:ins w:id="1956" w:author="Nicola RICCETTI" w:date="2025-11-25T14:40:00Z">
            <w:rPr>
              <w:rFonts w:ascii="Cambria Math" w:hAnsi="Cambria Math"/>
            </w:rPr>
            <m:t>i</m:t>
          </w:ins>
        </m:r>
      </m:oMath>
      <w:ins w:id="1957" w:author="Nicola RICCETTI" w:date="2025-11-25T14:40:00Z">
        <w:r w:rsidRPr="00B22C4C">
          <w:t xml:space="preserve">. The spatial lag model introduces a spatially lagged dependent variable, </w:t>
        </w:r>
      </w:ins>
      <m:oMath>
        <m:r>
          <w:ins w:id="1958" w:author="Nicola RICCETTI" w:date="2025-11-25T14:40:00Z">
            <w:rPr>
              <w:rFonts w:ascii="Cambria Math" w:hAnsi="Cambria Math"/>
            </w:rPr>
            <m:t>Wy</m:t>
          </w:ins>
        </m:r>
      </m:oMath>
      <w:ins w:id="1959" w:author="Nicola RICCETTI" w:date="2025-11-25T14:40:00Z">
        <w:r w:rsidRPr="00B22C4C">
          <w:t xml:space="preserve">, where </w:t>
        </w:r>
      </w:ins>
      <m:oMath>
        <m:r>
          <w:ins w:id="1960" w:author="Nicola RICCETTI" w:date="2025-11-25T14:40:00Z">
            <w:rPr>
              <w:rFonts w:ascii="Cambria Math" w:hAnsi="Cambria Math"/>
            </w:rPr>
            <m:t>W</m:t>
          </w:ins>
        </m:r>
      </m:oMath>
      <w:ins w:id="1961" w:author="Nicola RICCETTI" w:date="2025-11-25T14:40:00Z">
        <w:r w:rsidRPr="00B22C4C">
          <w:t xml:space="preserve">is the spatial weights matrix. The </w:t>
        </w:r>
        <w:r w:rsidRPr="00B22C4C">
          <w:lastRenderedPageBreak/>
          <w:t xml:space="preserve">element </w:t>
        </w:r>
      </w:ins>
      <m:oMath>
        <m:sSub>
          <m:sSubPr>
            <m:ctrlPr>
              <w:ins w:id="1962" w:author="Nicola RICCETTI" w:date="2025-11-25T14:40:00Z">
                <w:rPr>
                  <w:rFonts w:ascii="Cambria Math" w:hAnsi="Cambria Math"/>
                </w:rPr>
              </w:ins>
            </m:ctrlPr>
          </m:sSubPr>
          <m:e>
            <m:r>
              <w:ins w:id="1963" w:author="Nicola RICCETTI" w:date="2025-11-25T14:40:00Z">
                <w:rPr>
                  <w:rFonts w:ascii="Cambria Math" w:hAnsi="Cambria Math"/>
                </w:rPr>
                <m:t>W</m:t>
              </w:ins>
            </m:r>
          </m:e>
          <m:sub>
            <m:r>
              <w:ins w:id="1964" w:author="Nicola RICCETTI" w:date="2025-11-25T14:40:00Z">
                <w:rPr>
                  <w:rFonts w:ascii="Cambria Math" w:hAnsi="Cambria Math"/>
                </w:rPr>
                <m:t>ij</m:t>
              </w:ins>
            </m:r>
          </m:sub>
        </m:sSub>
      </m:oMath>
      <w:ins w:id="1965" w:author="Nicola RICCETTI" w:date="2025-11-25T14:40:00Z">
        <w:r w:rsidRPr="00B22C4C">
          <w:t xml:space="preserve">of the matrix </w:t>
        </w:r>
      </w:ins>
      <m:oMath>
        <m:r>
          <w:ins w:id="1966" w:author="Nicola RICCETTI" w:date="2025-11-25T14:40:00Z">
            <w:rPr>
              <w:rFonts w:ascii="Cambria Math" w:hAnsi="Cambria Math"/>
            </w:rPr>
            <m:t>W</m:t>
          </w:ins>
        </m:r>
      </m:oMath>
      <w:ins w:id="1967" w:author="Nicola RICCETTI" w:date="2025-11-25T14:40:00Z">
        <w:r w:rsidRPr="00B22C4C">
          <w:t xml:space="preserve">quantifies the spatial relationship between locations </w:t>
        </w:r>
      </w:ins>
      <m:oMath>
        <m:r>
          <w:ins w:id="1968" w:author="Nicola RICCETTI" w:date="2025-11-25T14:40:00Z">
            <w:rPr>
              <w:rFonts w:ascii="Cambria Math" w:hAnsi="Cambria Math"/>
            </w:rPr>
            <m:t>i</m:t>
          </w:ins>
        </m:r>
      </m:oMath>
      <w:ins w:id="1969" w:author="Nicola RICCETTI" w:date="2025-11-25T14:40:00Z">
        <w:r w:rsidRPr="00B22C4C">
          <w:t xml:space="preserve">and </w:t>
        </w:r>
      </w:ins>
      <m:oMath>
        <m:r>
          <w:ins w:id="1970" w:author="Nicola RICCETTI" w:date="2025-11-25T14:40:00Z">
            <w:rPr>
              <w:rFonts w:ascii="Cambria Math" w:hAnsi="Cambria Math"/>
            </w:rPr>
            <m:t>j</m:t>
          </w:ins>
        </m:r>
      </m:oMath>
      <w:ins w:id="1971" w:author="Nicola RICCETTI" w:date="2025-11-25T14:40:00Z">
        <w:r w:rsidRPr="00B22C4C">
          <w:t>. To define the spatial weights matrix (</w:t>
        </w:r>
      </w:ins>
      <m:oMath>
        <m:r>
          <w:ins w:id="1972" w:author="Nicola RICCETTI" w:date="2025-11-25T14:40:00Z">
            <w:rPr>
              <w:rFonts w:ascii="Cambria Math" w:hAnsi="Cambria Math"/>
            </w:rPr>
            <m:t>W</m:t>
          </w:ins>
        </m:r>
      </m:oMath>
      <w:ins w:id="1973" w:author="Nicola RICCETTI" w:date="2025-11-25T14:40:00Z">
        <w:r w:rsidRPr="00B22C4C">
          <w:t>), we employed a distance-based approach: neighbours were selected on a metric base, with the dataset first transformed to metric units and a distance matrix developed ranging from 0 to a maximum of 150 km. This distance matrix was used to weight the dependent variable</w:t>
        </w:r>
        <w:r>
          <w:t>. T</w:t>
        </w:r>
        <w:r w:rsidRPr="00B22C4C">
          <w:t>he independent variables were instead weighted using the bandwidth selected for the geographically weighted regression (GWR) model. We selected an adaptive bandwidth with a bi-square kernel, and validation of this bandwidth was based on the Akaike Information Criterion (AIC).</w:t>
        </w:r>
        <w:r>
          <w:t xml:space="preserve"> T</w:t>
        </w:r>
        <w:r w:rsidRPr="004739F7">
          <w:rPr>
            <w:rPrChange w:id="1974" w:author="Nicola RICCETTI" w:date="2025-11-25T14:41:00Z">
              <w:rPr>
                <w:rFonts w:eastAsia="Times New Roman" w:cs="Times New Roman"/>
                <w:szCs w:val="24"/>
                <w:lang w:eastAsia="en-IE"/>
              </w:rPr>
            </w:rPrChange>
          </w:rPr>
          <w:t xml:space="preserve">he spatially lagged dependent variable for location </w:t>
        </w:r>
      </w:ins>
      <m:oMath>
        <m:r>
          <w:ins w:id="1975" w:author="Nicola RICCETTI" w:date="2025-11-25T14:40:00Z">
            <w:rPr>
              <w:rFonts w:ascii="Cambria Math" w:hAnsi="Cambria Math"/>
              <w:rPrChange w:id="1976" w:author="Nicola RICCETTI" w:date="2025-11-25T14:41:00Z">
                <w:rPr>
                  <w:rFonts w:ascii="Cambria Math" w:eastAsia="Times New Roman" w:hAnsi="Cambria Math" w:cs="Times New Roman"/>
                  <w:szCs w:val="24"/>
                  <w:lang w:eastAsia="en-IE"/>
                </w:rPr>
              </w:rPrChange>
            </w:rPr>
            <m:t>i</m:t>
          </w:ins>
        </m:r>
      </m:oMath>
      <w:ins w:id="1977" w:author="Nicola RICCETTI" w:date="2025-11-25T14:40:00Z">
        <w:r w:rsidRPr="004739F7">
          <w:rPr>
            <w:rPrChange w:id="1978" w:author="Nicola RICCETTI" w:date="2025-11-25T14:41:00Z">
              <w:rPr>
                <w:rFonts w:eastAsia="Times New Roman" w:cs="Times New Roman"/>
                <w:szCs w:val="24"/>
                <w:lang w:eastAsia="en-IE"/>
              </w:rPr>
            </w:rPrChange>
          </w:rPr>
          <w:t>is then defined as</w:t>
        </w:r>
      </w:ins>
    </w:p>
    <w:p w14:paraId="28BC704B" w14:textId="77777777" w:rsidR="00F65CBF" w:rsidRDefault="004739F7">
      <w:pPr>
        <w:spacing w:before="100" w:beforeAutospacing="1" w:line="480" w:lineRule="auto"/>
        <w:ind w:left="1440"/>
        <w:rPr>
          <w:ins w:id="1979" w:author="Nicola RICCETTI" w:date="2025-11-26T10:01:00Z"/>
        </w:rPr>
        <w:pPrChange w:id="1980" w:author="Nicola RICCETTI" w:date="2025-11-26T10:01:00Z">
          <w:pPr>
            <w:spacing w:before="100" w:beforeAutospacing="1" w:line="480" w:lineRule="auto"/>
            <w:ind w:left="714"/>
          </w:pPr>
        </w:pPrChange>
      </w:pPr>
      <m:oMath>
        <m:r>
          <w:ins w:id="1981" w:author="Nicola RICCETTI" w:date="2025-11-25T14:40:00Z">
            <m:rPr>
              <m:sty m:val="p"/>
            </m:rPr>
            <w:rPr>
              <w:rFonts w:ascii="Cambria Math" w:hAnsi="Cambria Math"/>
              <w:rPrChange w:id="1982" w:author="Nicola RICCETTI" w:date="2025-11-25T14:41:00Z">
                <w:rPr>
                  <w:rFonts w:ascii="Cambria Math" w:eastAsia="Times New Roman" w:hAnsi="Cambria Math" w:cs="Times New Roman"/>
                  <w:szCs w:val="24"/>
                  <w:lang w:eastAsia="en-IE"/>
                </w:rPr>
              </w:rPrChange>
            </w:rPr>
            <m:t>(</m:t>
          </w:ins>
        </m:r>
        <m:r>
          <w:ins w:id="1983" w:author="Nicola RICCETTI" w:date="2025-11-25T14:40:00Z">
            <w:rPr>
              <w:rFonts w:ascii="Cambria Math" w:hAnsi="Cambria Math"/>
              <w:rPrChange w:id="1984" w:author="Nicola RICCETTI" w:date="2025-11-25T14:41:00Z">
                <w:rPr>
                  <w:rFonts w:ascii="Cambria Math" w:eastAsia="Times New Roman" w:hAnsi="Cambria Math" w:cs="Times New Roman"/>
                  <w:szCs w:val="24"/>
                  <w:lang w:eastAsia="en-IE"/>
                </w:rPr>
              </w:rPrChange>
            </w:rPr>
            <m:t>Wy</m:t>
          </w:ins>
        </m:r>
        <m:sSub>
          <m:sSubPr>
            <m:ctrlPr>
              <w:ins w:id="1985" w:author="Nicola RICCETTI" w:date="2025-11-25T14:40:00Z">
                <w:rPr>
                  <w:rFonts w:ascii="Cambria Math" w:hAnsi="Cambria Math"/>
                </w:rPr>
              </w:ins>
            </m:ctrlPr>
          </m:sSubPr>
          <m:e>
            <m:r>
              <w:ins w:id="1986" w:author="Nicola RICCETTI" w:date="2025-11-25T14:40:00Z">
                <m:rPr>
                  <m:sty m:val="p"/>
                </m:rPr>
                <w:rPr>
                  <w:rFonts w:ascii="Cambria Math" w:hAnsi="Cambria Math"/>
                  <w:rPrChange w:id="1987" w:author="Nicola RICCETTI" w:date="2025-11-25T14:41:00Z">
                    <w:rPr>
                      <w:rFonts w:ascii="Cambria Math" w:eastAsia="Times New Roman" w:hAnsi="Cambria Math" w:cs="Times New Roman"/>
                      <w:szCs w:val="24"/>
                      <w:lang w:eastAsia="en-IE"/>
                    </w:rPr>
                  </w:rPrChange>
                </w:rPr>
                <m:t>)</m:t>
              </w:ins>
            </m:r>
          </m:e>
          <m:sub>
            <m:r>
              <w:ins w:id="1988" w:author="Nicola RICCETTI" w:date="2025-11-25T14:40:00Z">
                <w:rPr>
                  <w:rFonts w:ascii="Cambria Math" w:hAnsi="Cambria Math"/>
                  <w:rPrChange w:id="1989" w:author="Nicola RICCETTI" w:date="2025-11-25T14:41:00Z">
                    <w:rPr>
                      <w:rFonts w:ascii="Cambria Math" w:eastAsia="Times New Roman" w:hAnsi="Cambria Math" w:cs="Times New Roman"/>
                      <w:szCs w:val="24"/>
                      <w:lang w:eastAsia="en-IE"/>
                    </w:rPr>
                  </w:rPrChange>
                </w:rPr>
                <m:t>i</m:t>
              </w:ins>
            </m:r>
          </m:sub>
        </m:sSub>
        <m:r>
          <w:ins w:id="1990" w:author="Nicola RICCETTI" w:date="2025-11-25T14:40:00Z">
            <m:rPr>
              <m:sty m:val="p"/>
            </m:rPr>
            <w:rPr>
              <w:rFonts w:ascii="Cambria Math" w:hAnsi="Cambria Math"/>
              <w:rPrChange w:id="1991" w:author="Nicola RICCETTI" w:date="2025-11-25T14:41:00Z">
                <w:rPr>
                  <w:rFonts w:ascii="Cambria Math" w:eastAsia="Times New Roman" w:hAnsi="Cambria Math" w:cs="Times New Roman"/>
                  <w:szCs w:val="24"/>
                  <w:lang w:eastAsia="en-IE"/>
                </w:rPr>
              </w:rPrChange>
            </w:rPr>
            <m:t>=</m:t>
          </w:ins>
        </m:r>
        <m:nary>
          <m:naryPr>
            <m:chr m:val="∑"/>
            <m:limLoc m:val="undOvr"/>
            <m:grow m:val="1"/>
            <m:ctrlPr>
              <w:ins w:id="1992" w:author="Nicola RICCETTI" w:date="2025-11-25T14:40:00Z">
                <w:rPr>
                  <w:rFonts w:ascii="Cambria Math" w:hAnsi="Cambria Math"/>
                </w:rPr>
              </w:ins>
            </m:ctrlPr>
          </m:naryPr>
          <m:sub>
            <m:r>
              <w:ins w:id="1993" w:author="Nicola RICCETTI" w:date="2025-11-25T14:40:00Z">
                <w:rPr>
                  <w:rFonts w:ascii="Cambria Math" w:hAnsi="Cambria Math"/>
                  <w:rPrChange w:id="1994" w:author="Nicola RICCETTI" w:date="2025-11-25T14:41:00Z">
                    <w:rPr>
                      <w:rFonts w:ascii="Cambria Math" w:eastAsia="Times New Roman" w:hAnsi="Cambria Math" w:cs="Times New Roman"/>
                      <w:szCs w:val="24"/>
                      <w:lang w:eastAsia="en-IE"/>
                    </w:rPr>
                  </w:rPrChange>
                </w:rPr>
                <m:t>j</m:t>
              </w:ins>
            </m:r>
            <m:r>
              <w:ins w:id="1995" w:author="Nicola RICCETTI" w:date="2025-11-25T14:40:00Z">
                <m:rPr>
                  <m:sty m:val="p"/>
                </m:rPr>
                <w:rPr>
                  <w:rFonts w:ascii="Cambria Math" w:hAnsi="Cambria Math"/>
                  <w:rPrChange w:id="1996" w:author="Nicola RICCETTI" w:date="2025-11-25T14:41:00Z">
                    <w:rPr>
                      <w:rFonts w:ascii="Cambria Math" w:eastAsia="Times New Roman" w:hAnsi="Cambria Math" w:cs="Times New Roman"/>
                      <w:szCs w:val="24"/>
                      <w:lang w:eastAsia="en-IE"/>
                    </w:rPr>
                  </w:rPrChange>
                </w:rPr>
                <m:t>=1</m:t>
              </w:ins>
            </m:r>
          </m:sub>
          <m:sup>
            <m:r>
              <w:ins w:id="1997" w:author="Nicola RICCETTI" w:date="2025-11-25T14:40:00Z">
                <w:rPr>
                  <w:rFonts w:ascii="Cambria Math" w:hAnsi="Cambria Math"/>
                  <w:rPrChange w:id="1998" w:author="Nicola RICCETTI" w:date="2025-11-25T14:41:00Z">
                    <w:rPr>
                      <w:rFonts w:ascii="Cambria Math" w:eastAsia="Times New Roman" w:hAnsi="Cambria Math" w:cs="Times New Roman"/>
                      <w:szCs w:val="24"/>
                      <w:lang w:eastAsia="en-IE"/>
                    </w:rPr>
                  </w:rPrChange>
                </w:rPr>
                <m:t>n</m:t>
              </w:ins>
            </m:r>
          </m:sup>
          <m:e/>
        </m:nary>
        <m:sSub>
          <m:sSubPr>
            <m:ctrlPr>
              <w:ins w:id="1999" w:author="Nicola RICCETTI" w:date="2025-11-25T14:40:00Z">
                <w:rPr>
                  <w:rFonts w:ascii="Cambria Math" w:hAnsi="Cambria Math"/>
                </w:rPr>
              </w:ins>
            </m:ctrlPr>
          </m:sSubPr>
          <m:e>
            <m:r>
              <w:ins w:id="2000" w:author="Nicola RICCETTI" w:date="2025-11-25T14:40:00Z">
                <w:rPr>
                  <w:rFonts w:ascii="Cambria Math" w:hAnsi="Cambria Math"/>
                  <w:rPrChange w:id="2001" w:author="Nicola RICCETTI" w:date="2025-11-25T14:41:00Z">
                    <w:rPr>
                      <w:rFonts w:ascii="Cambria Math" w:eastAsia="Times New Roman" w:hAnsi="Cambria Math" w:cs="Times New Roman"/>
                      <w:szCs w:val="24"/>
                      <w:lang w:eastAsia="en-IE"/>
                    </w:rPr>
                  </w:rPrChange>
                </w:rPr>
                <m:t>W</m:t>
              </w:ins>
            </m:r>
          </m:e>
          <m:sub>
            <m:r>
              <w:ins w:id="2002" w:author="Nicola RICCETTI" w:date="2025-11-25T14:40:00Z">
                <w:rPr>
                  <w:rFonts w:ascii="Cambria Math" w:hAnsi="Cambria Math"/>
                  <w:rPrChange w:id="2003" w:author="Nicola RICCETTI" w:date="2025-11-25T14:41:00Z">
                    <w:rPr>
                      <w:rFonts w:ascii="Cambria Math" w:eastAsia="Times New Roman" w:hAnsi="Cambria Math" w:cs="Times New Roman"/>
                      <w:szCs w:val="24"/>
                      <w:lang w:eastAsia="en-IE"/>
                    </w:rPr>
                  </w:rPrChange>
                </w:rPr>
                <m:t>ij</m:t>
              </w:ins>
            </m:r>
          </m:sub>
        </m:sSub>
        <m:sSub>
          <m:sSubPr>
            <m:ctrlPr>
              <w:ins w:id="2004" w:author="Nicola RICCETTI" w:date="2025-11-25T14:40:00Z">
                <w:rPr>
                  <w:rFonts w:ascii="Cambria Math" w:hAnsi="Cambria Math"/>
                </w:rPr>
              </w:ins>
            </m:ctrlPr>
          </m:sSubPr>
          <m:e>
            <m:r>
              <w:ins w:id="2005" w:author="Nicola RICCETTI" w:date="2025-11-25T14:40:00Z">
                <w:rPr>
                  <w:rFonts w:ascii="Cambria Math" w:hAnsi="Cambria Math"/>
                  <w:rPrChange w:id="2006" w:author="Nicola RICCETTI" w:date="2025-11-25T14:41:00Z">
                    <w:rPr>
                      <w:rFonts w:ascii="Cambria Math" w:eastAsia="Times New Roman" w:hAnsi="Cambria Math" w:cs="Times New Roman"/>
                      <w:szCs w:val="24"/>
                      <w:lang w:eastAsia="en-IE"/>
                    </w:rPr>
                  </w:rPrChange>
                </w:rPr>
                <m:t>y</m:t>
              </w:ins>
            </m:r>
          </m:e>
          <m:sub>
            <m:r>
              <w:ins w:id="2007" w:author="Nicola RICCETTI" w:date="2025-11-25T14:40:00Z">
                <w:rPr>
                  <w:rFonts w:ascii="Cambria Math" w:hAnsi="Cambria Math"/>
                  <w:rPrChange w:id="2008" w:author="Nicola RICCETTI" w:date="2025-11-25T14:41:00Z">
                    <w:rPr>
                      <w:rFonts w:ascii="Cambria Math" w:eastAsia="Times New Roman" w:hAnsi="Cambria Math" w:cs="Times New Roman"/>
                      <w:szCs w:val="24"/>
                      <w:lang w:eastAsia="en-IE"/>
                    </w:rPr>
                  </w:rPrChange>
                </w:rPr>
                <m:t>j</m:t>
              </w:ins>
            </m:r>
          </m:sub>
        </m:sSub>
      </m:oMath>
      <w:ins w:id="2009" w:author="Nicola RICCETTI" w:date="2025-11-25T14:40:00Z">
        <w:r w:rsidRPr="004739F7">
          <w:rPr>
            <w:rPrChange w:id="2010" w:author="Nicola RICCETTI" w:date="2025-11-25T14:41:00Z">
              <w:rPr>
                <w:rFonts w:eastAsia="Times New Roman" w:cs="Times New Roman"/>
                <w:szCs w:val="24"/>
                <w:lang w:eastAsia="en-IE"/>
              </w:rPr>
            </w:rPrChange>
          </w:rPr>
          <w:t xml:space="preserve"> </w:t>
        </w:r>
      </w:ins>
    </w:p>
    <w:p w14:paraId="1DB62C6C" w14:textId="77777777" w:rsidR="00F65CBF" w:rsidRDefault="004739F7" w:rsidP="00F65CBF">
      <w:pPr>
        <w:spacing w:before="100" w:beforeAutospacing="1" w:line="480" w:lineRule="auto"/>
        <w:ind w:left="714"/>
        <w:rPr>
          <w:ins w:id="2011" w:author="Nicola RICCETTI" w:date="2025-11-26T10:01:00Z"/>
          <w:rFonts w:eastAsiaTheme="minorEastAsia"/>
        </w:rPr>
      </w:pPr>
      <w:ins w:id="2012" w:author="Nicola RICCETTI" w:date="2025-11-25T14:40:00Z">
        <w:r w:rsidRPr="004739F7">
          <w:rPr>
            <w:rPrChange w:id="2013" w:author="Nicola RICCETTI" w:date="2025-11-25T14:41:00Z">
              <w:rPr>
                <w:rFonts w:eastAsia="Times New Roman" w:cs="Times New Roman"/>
                <w:szCs w:val="24"/>
                <w:lang w:eastAsia="en-IE"/>
              </w:rPr>
            </w:rPrChange>
          </w:rPr>
          <w:t xml:space="preserve">where </w:t>
        </w:r>
      </w:ins>
      <m:oMath>
        <m:r>
          <w:ins w:id="2014" w:author="Nicola RICCETTI" w:date="2025-11-25T14:40:00Z">
            <w:rPr>
              <w:rFonts w:ascii="Cambria Math" w:hAnsi="Cambria Math"/>
              <w:rPrChange w:id="2015" w:author="Nicola RICCETTI" w:date="2025-11-25T14:41:00Z">
                <w:rPr>
                  <w:rFonts w:ascii="Cambria Math" w:eastAsia="Times New Roman" w:hAnsi="Cambria Math" w:cs="Times New Roman"/>
                  <w:szCs w:val="24"/>
                  <w:lang w:eastAsia="en-IE"/>
                </w:rPr>
              </w:rPrChange>
            </w:rPr>
            <m:t>n</m:t>
          </w:ins>
        </m:r>
      </m:oMath>
      <w:ins w:id="2016" w:author="Nicola RICCETTI" w:date="2025-11-25T14:40:00Z">
        <w:r w:rsidRPr="004739F7">
          <w:rPr>
            <w:rPrChange w:id="2017" w:author="Nicola RICCETTI" w:date="2025-11-25T14:41:00Z">
              <w:rPr>
                <w:rFonts w:eastAsia="Times New Roman" w:cs="Times New Roman"/>
                <w:szCs w:val="24"/>
                <w:lang w:eastAsia="en-IE"/>
              </w:rPr>
            </w:rPrChange>
          </w:rPr>
          <w:t xml:space="preserve">is the total number of observations. The adjusted dependent variable </w:t>
        </w:r>
      </w:ins>
      <m:oMath>
        <m:sSubSup>
          <m:sSubSupPr>
            <m:ctrlPr>
              <w:ins w:id="2018" w:author="Nicola RICCETTI" w:date="2025-11-25T14:40:00Z">
                <w:rPr>
                  <w:rFonts w:ascii="Cambria Math" w:hAnsi="Cambria Math"/>
                </w:rPr>
              </w:ins>
            </m:ctrlPr>
          </m:sSubSupPr>
          <m:e>
            <m:r>
              <w:ins w:id="2019" w:author="Nicola RICCETTI" w:date="2025-11-25T14:40:00Z">
                <w:rPr>
                  <w:rFonts w:ascii="Cambria Math" w:hAnsi="Cambria Math"/>
                  <w:rPrChange w:id="2020" w:author="Nicola RICCETTI" w:date="2025-11-25T14:41:00Z">
                    <w:rPr>
                      <w:rFonts w:ascii="Cambria Math" w:eastAsia="Times New Roman" w:hAnsi="Cambria Math" w:cs="Times New Roman"/>
                      <w:szCs w:val="24"/>
                      <w:lang w:eastAsia="en-IE"/>
                    </w:rPr>
                  </w:rPrChange>
                </w:rPr>
                <m:t>y</m:t>
              </w:ins>
            </m:r>
          </m:e>
          <m:sub>
            <m:r>
              <w:ins w:id="2021" w:author="Nicola RICCETTI" w:date="2025-11-25T14:40:00Z">
                <w:rPr>
                  <w:rFonts w:ascii="Cambria Math" w:hAnsi="Cambria Math"/>
                  <w:rPrChange w:id="2022" w:author="Nicola RICCETTI" w:date="2025-11-25T14:41:00Z">
                    <w:rPr>
                      <w:rFonts w:ascii="Cambria Math" w:eastAsia="Times New Roman" w:hAnsi="Cambria Math" w:cs="Times New Roman"/>
                      <w:szCs w:val="24"/>
                      <w:lang w:eastAsia="en-IE"/>
                    </w:rPr>
                  </w:rPrChange>
                </w:rPr>
                <m:t>i</m:t>
              </w:ins>
            </m:r>
          </m:sub>
          <m:sup>
            <m:r>
              <w:ins w:id="2023" w:author="Nicola RICCETTI" w:date="2025-11-25T14:40:00Z">
                <m:rPr>
                  <m:sty m:val="p"/>
                </m:rPr>
                <w:rPr>
                  <w:rFonts w:ascii="Cambria Math" w:hAnsi="Cambria Math"/>
                  <w:rPrChange w:id="2024" w:author="Nicola RICCETTI" w:date="2025-11-25T14:41:00Z">
                    <w:rPr>
                      <w:rFonts w:ascii="Cambria Math" w:eastAsia="Times New Roman" w:hAnsi="Cambria Math" w:cs="Times New Roman"/>
                      <w:szCs w:val="24"/>
                      <w:lang w:eastAsia="en-IE"/>
                    </w:rPr>
                  </w:rPrChange>
                </w:rPr>
                <m:t>*</m:t>
              </w:ins>
            </m:r>
          </m:sup>
        </m:sSubSup>
      </m:oMath>
      <w:ins w:id="2025" w:author="Nicola RICCETTI" w:date="2025-11-25T14:40:00Z">
        <w:r w:rsidRPr="004739F7">
          <w:rPr>
            <w:rPrChange w:id="2026" w:author="Nicola RICCETTI" w:date="2025-11-25T14:41:00Z">
              <w:rPr>
                <w:rFonts w:eastAsia="Times New Roman" w:cs="Times New Roman"/>
                <w:szCs w:val="24"/>
                <w:lang w:eastAsia="en-IE"/>
              </w:rPr>
            </w:rPrChange>
          </w:rPr>
          <w:t xml:space="preserve">incorporates the lag effect and is expressed as </w:t>
        </w:r>
      </w:ins>
    </w:p>
    <w:p w14:paraId="09569C5A" w14:textId="77777777" w:rsidR="00F65CBF" w:rsidRDefault="004C0EC6">
      <w:pPr>
        <w:spacing w:before="100" w:beforeAutospacing="1" w:line="480" w:lineRule="auto"/>
        <w:ind w:left="1440"/>
        <w:rPr>
          <w:ins w:id="2027" w:author="Nicola RICCETTI" w:date="2025-11-26T10:01:00Z"/>
        </w:rPr>
        <w:pPrChange w:id="2028" w:author="Nicola RICCETTI" w:date="2025-11-26T10:01:00Z">
          <w:pPr>
            <w:spacing w:before="100" w:beforeAutospacing="1" w:line="480" w:lineRule="auto"/>
            <w:ind w:left="720"/>
          </w:pPr>
        </w:pPrChange>
      </w:pPr>
      <m:oMath>
        <m:sSubSup>
          <m:sSubSupPr>
            <m:ctrlPr>
              <w:ins w:id="2029" w:author="Nicola RICCETTI" w:date="2025-11-25T14:40:00Z">
                <w:rPr>
                  <w:rFonts w:ascii="Cambria Math" w:hAnsi="Cambria Math"/>
                </w:rPr>
              </w:ins>
            </m:ctrlPr>
          </m:sSubSupPr>
          <m:e>
            <m:r>
              <w:ins w:id="2030" w:author="Nicola RICCETTI" w:date="2025-11-25T14:40:00Z">
                <w:rPr>
                  <w:rFonts w:ascii="Cambria Math" w:hAnsi="Cambria Math"/>
                  <w:rPrChange w:id="2031" w:author="Nicola RICCETTI" w:date="2025-11-25T14:41:00Z">
                    <w:rPr>
                      <w:rFonts w:ascii="Cambria Math" w:eastAsia="Times New Roman" w:hAnsi="Cambria Math" w:cs="Times New Roman"/>
                      <w:szCs w:val="24"/>
                      <w:lang w:eastAsia="en-IE"/>
                    </w:rPr>
                  </w:rPrChange>
                </w:rPr>
                <m:t>y</m:t>
              </w:ins>
            </m:r>
          </m:e>
          <m:sub>
            <m:r>
              <w:ins w:id="2032" w:author="Nicola RICCETTI" w:date="2025-11-25T14:40:00Z">
                <w:rPr>
                  <w:rFonts w:ascii="Cambria Math" w:hAnsi="Cambria Math"/>
                  <w:rPrChange w:id="2033" w:author="Nicola RICCETTI" w:date="2025-11-25T14:41:00Z">
                    <w:rPr>
                      <w:rFonts w:ascii="Cambria Math" w:eastAsia="Times New Roman" w:hAnsi="Cambria Math" w:cs="Times New Roman"/>
                      <w:szCs w:val="24"/>
                      <w:lang w:eastAsia="en-IE"/>
                    </w:rPr>
                  </w:rPrChange>
                </w:rPr>
                <m:t>i</m:t>
              </w:ins>
            </m:r>
          </m:sub>
          <m:sup>
            <m:r>
              <w:ins w:id="2034" w:author="Nicola RICCETTI" w:date="2025-11-25T14:40:00Z">
                <m:rPr>
                  <m:sty m:val="p"/>
                </m:rPr>
                <w:rPr>
                  <w:rFonts w:ascii="Cambria Math" w:hAnsi="Cambria Math"/>
                  <w:rPrChange w:id="2035" w:author="Nicola RICCETTI" w:date="2025-11-25T14:41:00Z">
                    <w:rPr>
                      <w:rFonts w:ascii="Cambria Math" w:eastAsia="Times New Roman" w:hAnsi="Cambria Math" w:cs="Times New Roman"/>
                      <w:szCs w:val="24"/>
                      <w:lang w:eastAsia="en-IE"/>
                    </w:rPr>
                  </w:rPrChange>
                </w:rPr>
                <m:t>*</m:t>
              </w:ins>
            </m:r>
          </m:sup>
        </m:sSubSup>
        <m:r>
          <w:ins w:id="2036" w:author="Nicola RICCETTI" w:date="2025-11-25T14:40:00Z">
            <m:rPr>
              <m:sty m:val="p"/>
            </m:rPr>
            <w:rPr>
              <w:rFonts w:ascii="Cambria Math" w:hAnsi="Cambria Math"/>
              <w:rPrChange w:id="2037" w:author="Nicola RICCETTI" w:date="2025-11-25T14:41:00Z">
                <w:rPr>
                  <w:rFonts w:ascii="Cambria Math" w:eastAsia="Times New Roman" w:hAnsi="Cambria Math" w:cs="Times New Roman"/>
                  <w:szCs w:val="24"/>
                  <w:lang w:eastAsia="en-IE"/>
                </w:rPr>
              </w:rPrChange>
            </w:rPr>
            <m:t>=(</m:t>
          </w:ins>
        </m:r>
        <m:r>
          <w:ins w:id="2038" w:author="Nicola RICCETTI" w:date="2025-11-25T14:40:00Z">
            <w:rPr>
              <w:rFonts w:ascii="Cambria Math" w:hAnsi="Cambria Math"/>
              <w:rPrChange w:id="2039" w:author="Nicola RICCETTI" w:date="2025-11-25T14:41:00Z">
                <w:rPr>
                  <w:rFonts w:ascii="Cambria Math" w:eastAsia="Times New Roman" w:hAnsi="Cambria Math" w:cs="Times New Roman"/>
                  <w:szCs w:val="24"/>
                  <w:lang w:eastAsia="en-IE"/>
                </w:rPr>
              </w:rPrChange>
            </w:rPr>
            <m:t>Wy</m:t>
          </w:ins>
        </m:r>
        <m:sSub>
          <m:sSubPr>
            <m:ctrlPr>
              <w:ins w:id="2040" w:author="Nicola RICCETTI" w:date="2025-11-25T14:40:00Z">
                <w:rPr>
                  <w:rFonts w:ascii="Cambria Math" w:hAnsi="Cambria Math"/>
                </w:rPr>
              </w:ins>
            </m:ctrlPr>
          </m:sSubPr>
          <m:e>
            <m:r>
              <w:ins w:id="2041" w:author="Nicola RICCETTI" w:date="2025-11-25T14:40:00Z">
                <m:rPr>
                  <m:sty m:val="p"/>
                </m:rPr>
                <w:rPr>
                  <w:rFonts w:ascii="Cambria Math" w:hAnsi="Cambria Math"/>
                  <w:rPrChange w:id="2042" w:author="Nicola RICCETTI" w:date="2025-11-25T14:41:00Z">
                    <w:rPr>
                      <w:rFonts w:ascii="Cambria Math" w:eastAsia="Times New Roman" w:hAnsi="Cambria Math" w:cs="Times New Roman"/>
                      <w:szCs w:val="24"/>
                      <w:lang w:eastAsia="en-IE"/>
                    </w:rPr>
                  </w:rPrChange>
                </w:rPr>
                <m:t>)</m:t>
              </w:ins>
            </m:r>
          </m:e>
          <m:sub>
            <m:r>
              <w:ins w:id="2043" w:author="Nicola RICCETTI" w:date="2025-11-25T14:40:00Z">
                <w:rPr>
                  <w:rFonts w:ascii="Cambria Math" w:hAnsi="Cambria Math"/>
                  <w:rPrChange w:id="2044" w:author="Nicola RICCETTI" w:date="2025-11-25T14:41:00Z">
                    <w:rPr>
                      <w:rFonts w:ascii="Cambria Math" w:eastAsia="Times New Roman" w:hAnsi="Cambria Math" w:cs="Times New Roman"/>
                      <w:szCs w:val="24"/>
                      <w:lang w:eastAsia="en-IE"/>
                    </w:rPr>
                  </w:rPrChange>
                </w:rPr>
                <m:t>i</m:t>
              </w:ins>
            </m:r>
          </m:sub>
        </m:sSub>
      </m:oMath>
      <w:ins w:id="2045" w:author="Nicola RICCETTI" w:date="2025-11-25T14:40:00Z">
        <w:r w:rsidR="004739F7" w:rsidRPr="004739F7">
          <w:rPr>
            <w:rPrChange w:id="2046" w:author="Nicola RICCETTI" w:date="2025-11-25T14:41:00Z">
              <w:rPr>
                <w:rFonts w:eastAsia="Times New Roman" w:cs="Times New Roman"/>
                <w:szCs w:val="24"/>
                <w:lang w:eastAsia="en-IE"/>
              </w:rPr>
            </w:rPrChange>
          </w:rPr>
          <w:t xml:space="preserve">. </w:t>
        </w:r>
      </w:ins>
    </w:p>
    <w:p w14:paraId="406ACACB" w14:textId="600DB7F2" w:rsidR="004739F7" w:rsidRDefault="004739F7">
      <w:pPr>
        <w:spacing w:before="100" w:beforeAutospacing="1" w:line="480" w:lineRule="auto"/>
        <w:ind w:left="720"/>
        <w:rPr>
          <w:ins w:id="2047" w:author="Nicola RICCETTI" w:date="2025-11-25T14:40:00Z"/>
        </w:rPr>
        <w:pPrChange w:id="2048" w:author="Nicola RICCETTI" w:date="2025-11-26T10:01:00Z">
          <w:pPr>
            <w:numPr>
              <w:numId w:val="18"/>
            </w:numPr>
            <w:tabs>
              <w:tab w:val="num" w:pos="720"/>
            </w:tabs>
            <w:spacing w:before="100" w:beforeAutospacing="1" w:line="240" w:lineRule="auto"/>
            <w:ind w:left="714" w:hanging="357"/>
          </w:pPr>
        </w:pPrChange>
      </w:pPr>
      <w:ins w:id="2049" w:author="Nicola RICCETTI" w:date="2025-11-25T14:40:00Z">
        <w:r w:rsidRPr="00234B79">
          <w:t>A sensitivity analysis was performed by varying the distance-band threshold used to construct the spatial weights matrix from 100–200 km in 25 km increments. For each distance, we examined (i) the connectivity of the spatial weights and (ii) the level of spatial autocorrelation in the OLS residuals</w:t>
        </w:r>
        <w:r>
          <w:t xml:space="preserve"> </w:t>
        </w:r>
        <w:r w:rsidRPr="00234B79">
          <w:t>(see Section SI.1 in SI and Tables S1, S2, and S3).</w:t>
        </w:r>
        <w:r>
          <w:t xml:space="preserve"> </w:t>
        </w:r>
        <w:r w:rsidRPr="00234B79">
          <w:t xml:space="preserve">Thresholds below 150 km produced increasingly sparse weight matrices (e.g. 28 units with no neighbours at 100 km; 6 at 125 km), whereas thresholds ≥150 km substantially reduced the number of isolates (4 at 150 km; 3 at 175 km; 2 at 200 km) while avoiding excessively dense neighbour structures. Moran’s I on the OLS residuals decreased monotonically with distance (0.21 at 100 km → 0.09 at 200 km), but remained positive and highly significant for all thresholds tested (p ≤ 0.002), </w:t>
        </w:r>
        <w:r w:rsidRPr="00234B79">
          <w:lastRenderedPageBreak/>
          <w:t>indicating persistent spatial autocorrelation in the residuals regardless of the specific choice of d.</w:t>
        </w:r>
        <w:r>
          <w:t xml:space="preserve"> </w:t>
        </w:r>
        <w:r w:rsidRPr="00234B79">
          <w:t xml:space="preserve">Based on this analysis, d = 150 km </w:t>
        </w:r>
        <w:r>
          <w:t xml:space="preserve">was selected </w:t>
        </w:r>
        <w:r w:rsidRPr="00234B79">
          <w:t>as it minimises the number of spatial isolates and yields a well-connected weights matrix while keeping spatial interactions local.</w:t>
        </w:r>
      </w:ins>
    </w:p>
    <w:p w14:paraId="2CC9BE86" w14:textId="77777777" w:rsidR="00F65CBF" w:rsidRDefault="004739F7" w:rsidP="009670DF">
      <w:pPr>
        <w:pStyle w:val="ListParagraph"/>
        <w:numPr>
          <w:ilvl w:val="0"/>
          <w:numId w:val="18"/>
        </w:numPr>
        <w:spacing w:before="100" w:beforeAutospacing="1" w:line="480" w:lineRule="auto"/>
        <w:ind w:left="714" w:hanging="357"/>
        <w:rPr>
          <w:ins w:id="2050" w:author="Nicola RICCETTI" w:date="2025-11-26T10:02:00Z"/>
        </w:rPr>
      </w:pPr>
      <w:ins w:id="2051" w:author="Nicola RICCETTI" w:date="2025-11-25T14:40:00Z">
        <w:r w:rsidRPr="004739F7">
          <w:rPr>
            <w:b/>
            <w:bCs/>
          </w:rPr>
          <w:t>Geographically Weighted Regression (GWR) with Spatial Lag (SL):</w:t>
        </w:r>
        <w:r w:rsidRPr="004739F7">
          <w:rPr>
            <w:b/>
            <w:bCs/>
            <w:rPrChange w:id="2052" w:author="Nicola RICCETTI" w:date="2025-11-25T14:42:00Z">
              <w:rPr/>
            </w:rPrChange>
          </w:rPr>
          <w:br/>
        </w:r>
        <w:r w:rsidRPr="001261BB">
          <w:t>We employed a Geographically Weighted Regression (GWR) model to account for spatial heterogeneity in the relationship between dependent and independent variables, incorporating the spatially lagged dependent variable (</w:t>
        </w:r>
      </w:ins>
      <m:oMath>
        <m:sSubSup>
          <m:sSubSupPr>
            <m:ctrlPr>
              <w:ins w:id="2053" w:author="Nicola RICCETTI" w:date="2025-11-25T14:40:00Z">
                <w:rPr>
                  <w:rFonts w:ascii="Cambria Math" w:hAnsi="Cambria Math"/>
                </w:rPr>
              </w:ins>
            </m:ctrlPr>
          </m:sSubSupPr>
          <m:e>
            <m:r>
              <w:ins w:id="2054" w:author="Nicola RICCETTI" w:date="2025-11-25T14:40:00Z">
                <w:rPr>
                  <w:rFonts w:ascii="Cambria Math" w:hAnsi="Cambria Math"/>
                </w:rPr>
                <m:t>y</m:t>
              </w:ins>
            </m:r>
          </m:e>
          <m:sub>
            <m:r>
              <w:ins w:id="2055" w:author="Nicola RICCETTI" w:date="2025-11-25T14:40:00Z">
                <w:rPr>
                  <w:rFonts w:ascii="Cambria Math" w:hAnsi="Cambria Math"/>
                </w:rPr>
                <m:t>i</m:t>
              </w:ins>
            </m:r>
          </m:sub>
          <m:sup>
            <m:r>
              <w:ins w:id="2056" w:author="Nicola RICCETTI" w:date="2025-11-25T14:40:00Z">
                <m:rPr>
                  <m:sty m:val="p"/>
                </m:rPr>
                <w:rPr>
                  <w:rFonts w:ascii="Cambria Math" w:hAnsi="Cambria Math"/>
                </w:rPr>
                <m:t>*</m:t>
              </w:ins>
            </m:r>
          </m:sup>
        </m:sSubSup>
      </m:oMath>
      <w:ins w:id="2057" w:author="Nicola RICCETTI" w:date="2025-11-25T14:40:00Z">
        <w:r w:rsidRPr="001261BB">
          <w:t>) to address spatial autocorrelation</w:t>
        </w:r>
      </w:ins>
      <w:ins w:id="2058" w:author="Nicola RICCETTI" w:date="2025-11-25T14:54:00Z">
        <w:r w:rsidR="007D7438">
          <w:t xml:space="preserve"> [</w:t>
        </w:r>
      </w:ins>
      <w:ins w:id="2059" w:author="Nicola RICCETTI" w:date="2025-11-25T14:58:00Z">
        <w:r w:rsidR="007D7438">
          <w:t xml:space="preserve">66, </w:t>
        </w:r>
      </w:ins>
      <w:ins w:id="2060" w:author="Nicola RICCETTI" w:date="2025-11-25T14:54:00Z">
        <w:r w:rsidR="007D7438">
          <w:t>67]</w:t>
        </w:r>
      </w:ins>
      <w:ins w:id="2061" w:author="Nicola RICCETTI" w:date="2025-11-25T14:40:00Z">
        <w:r w:rsidRPr="001261BB">
          <w:t>. The GWR-SL model was implemented in two steps: selection of the optimal bandwidth using the Akaike Information Criterion (AIC), and model fitting. GWR is a local linear regression technique that allows regression coefficients to vary spatially, revealing local patterns that may be masked in global models. The GWR-SL model is formulated as</w:t>
        </w:r>
      </w:ins>
    </w:p>
    <w:p w14:paraId="6D71D60D" w14:textId="77777777" w:rsidR="00F65CBF" w:rsidRDefault="004739F7">
      <w:pPr>
        <w:pStyle w:val="ListParagraph"/>
        <w:spacing w:before="100" w:beforeAutospacing="1" w:line="480" w:lineRule="auto"/>
        <w:ind w:left="1440"/>
        <w:rPr>
          <w:ins w:id="2062" w:author="Nicola RICCETTI" w:date="2025-11-26T10:02:00Z"/>
        </w:rPr>
        <w:pPrChange w:id="2063" w:author="Nicola RICCETTI" w:date="2025-11-26T10:02:00Z">
          <w:pPr>
            <w:pStyle w:val="ListParagraph"/>
            <w:spacing w:before="100" w:beforeAutospacing="1" w:line="480" w:lineRule="auto"/>
          </w:pPr>
        </w:pPrChange>
      </w:pPr>
      <w:ins w:id="2064" w:author="Nicola RICCETTI" w:date="2025-11-25T14:40:00Z">
        <w:r w:rsidRPr="001261BB">
          <w:t xml:space="preserve"> </w:t>
        </w:r>
      </w:ins>
      <m:oMath>
        <m:sSubSup>
          <m:sSubSupPr>
            <m:ctrlPr>
              <w:ins w:id="2065" w:author="Nicola RICCETTI" w:date="2025-11-25T14:40:00Z">
                <w:rPr>
                  <w:rFonts w:ascii="Cambria Math" w:hAnsi="Cambria Math"/>
                </w:rPr>
              </w:ins>
            </m:ctrlPr>
          </m:sSubSupPr>
          <m:e>
            <m:r>
              <w:ins w:id="2066" w:author="Nicola RICCETTI" w:date="2025-11-25T14:40:00Z">
                <w:rPr>
                  <w:rFonts w:ascii="Cambria Math" w:hAnsi="Cambria Math"/>
                </w:rPr>
                <m:t>y</m:t>
              </w:ins>
            </m:r>
          </m:e>
          <m:sub>
            <m:r>
              <w:ins w:id="2067" w:author="Nicola RICCETTI" w:date="2025-11-25T14:40:00Z">
                <w:rPr>
                  <w:rFonts w:ascii="Cambria Math" w:hAnsi="Cambria Math"/>
                </w:rPr>
                <m:t>i</m:t>
              </w:ins>
            </m:r>
          </m:sub>
          <m:sup>
            <m:r>
              <w:ins w:id="2068" w:author="Nicola RICCETTI" w:date="2025-11-25T14:40:00Z">
                <m:rPr>
                  <m:sty m:val="p"/>
                </m:rPr>
                <w:rPr>
                  <w:rFonts w:ascii="Cambria Math" w:hAnsi="Cambria Math"/>
                </w:rPr>
                <m:t>*</m:t>
              </w:ins>
            </m:r>
          </m:sup>
        </m:sSubSup>
        <m:r>
          <w:ins w:id="2069" w:author="Nicola RICCETTI" w:date="2025-11-25T14:40:00Z">
            <m:rPr>
              <m:sty m:val="p"/>
            </m:rPr>
            <w:rPr>
              <w:rFonts w:ascii="Cambria Math" w:hAnsi="Cambria Math"/>
            </w:rPr>
            <m:t>=</m:t>
          </w:ins>
        </m:r>
        <m:sSub>
          <m:sSubPr>
            <m:ctrlPr>
              <w:ins w:id="2070" w:author="Nicola RICCETTI" w:date="2025-11-25T14:40:00Z">
                <w:rPr>
                  <w:rFonts w:ascii="Cambria Math" w:hAnsi="Cambria Math"/>
                </w:rPr>
              </w:ins>
            </m:ctrlPr>
          </m:sSubPr>
          <m:e>
            <m:r>
              <w:ins w:id="2071" w:author="Nicola RICCETTI" w:date="2025-11-25T14:40:00Z">
                <w:rPr>
                  <w:rFonts w:ascii="Cambria Math" w:hAnsi="Cambria Math"/>
                </w:rPr>
                <m:t>β</m:t>
              </w:ins>
            </m:r>
          </m:e>
          <m:sub>
            <m:r>
              <w:ins w:id="2072" w:author="Nicola RICCETTI" w:date="2025-11-25T14:40:00Z">
                <m:rPr>
                  <m:sty m:val="p"/>
                </m:rPr>
                <w:rPr>
                  <w:rFonts w:ascii="Cambria Math" w:hAnsi="Cambria Math"/>
                </w:rPr>
                <m:t>0</m:t>
              </w:ins>
            </m:r>
            <m:r>
              <w:ins w:id="2073" w:author="Nicola RICCETTI" w:date="2025-11-25T14:40:00Z">
                <w:rPr>
                  <w:rFonts w:ascii="Cambria Math" w:hAnsi="Cambria Math"/>
                </w:rPr>
                <m:t>i</m:t>
              </w:ins>
            </m:r>
          </m:sub>
        </m:sSub>
        <m:r>
          <w:ins w:id="2074" w:author="Nicola RICCETTI" w:date="2025-11-25T14:40:00Z">
            <m:rPr>
              <m:sty m:val="p"/>
            </m:rPr>
            <w:rPr>
              <w:rFonts w:ascii="Cambria Math" w:hAnsi="Cambria Math"/>
            </w:rPr>
            <m:t>+</m:t>
          </w:ins>
        </m:r>
        <m:nary>
          <m:naryPr>
            <m:chr m:val="∑"/>
            <m:limLoc m:val="subSup"/>
            <m:grow m:val="1"/>
            <m:ctrlPr>
              <w:ins w:id="2075" w:author="Nicola RICCETTI" w:date="2025-11-25T14:40:00Z">
                <w:rPr>
                  <w:rFonts w:ascii="Cambria Math" w:hAnsi="Cambria Math"/>
                </w:rPr>
              </w:ins>
            </m:ctrlPr>
          </m:naryPr>
          <m:sub>
            <m:r>
              <w:ins w:id="2076" w:author="Nicola RICCETTI" w:date="2025-11-25T14:40:00Z">
                <w:rPr>
                  <w:rFonts w:ascii="Cambria Math" w:hAnsi="Cambria Math"/>
                </w:rPr>
                <m:t>k</m:t>
              </w:ins>
            </m:r>
            <m:r>
              <w:ins w:id="2077" w:author="Nicola RICCETTI" w:date="2025-11-25T14:40:00Z">
                <m:rPr>
                  <m:sty m:val="p"/>
                </m:rPr>
                <w:rPr>
                  <w:rFonts w:ascii="Cambria Math" w:hAnsi="Cambria Math"/>
                </w:rPr>
                <m:t>=1</m:t>
              </w:ins>
            </m:r>
          </m:sub>
          <m:sup>
            <m:r>
              <w:ins w:id="2078" w:author="Nicola RICCETTI" w:date="2025-11-25T14:40:00Z">
                <w:rPr>
                  <w:rFonts w:ascii="Cambria Math" w:hAnsi="Cambria Math"/>
                </w:rPr>
                <m:t>p</m:t>
              </w:ins>
            </m:r>
            <m:r>
              <w:ins w:id="2079" w:author="Nicola RICCETTI" w:date="2025-11-25T14:40:00Z">
                <m:rPr>
                  <m:sty m:val="p"/>
                </m:rPr>
                <w:rPr>
                  <w:rFonts w:ascii="Cambria Math" w:hAnsi="Cambria Math"/>
                </w:rPr>
                <m:t>-</m:t>
              </w:ins>
            </m:r>
            <m:r>
              <w:ins w:id="2080" w:author="Nicola RICCETTI" w:date="2025-11-25T14:40:00Z">
                <m:rPr>
                  <m:sty m:val="p"/>
                </m:rPr>
                <w:rPr>
                  <w:rFonts w:ascii="Cambria Math" w:hAnsi="Cambria Math"/>
                  <w:rPrChange w:id="2081" w:author="Nicola RICCETTI" w:date="2025-11-25T14:41:00Z">
                    <w:rPr>
                      <w:rFonts w:ascii="Cambria Math" w:hAnsi="Cambria Math"/>
                    </w:rPr>
                  </w:rPrChange>
                </w:rPr>
                <m:t>1</m:t>
              </w:ins>
            </m:r>
          </m:sup>
          <m:e/>
        </m:nary>
        <m:sSub>
          <m:sSubPr>
            <m:ctrlPr>
              <w:ins w:id="2082" w:author="Nicola RICCETTI" w:date="2025-11-25T14:40:00Z">
                <w:rPr>
                  <w:rFonts w:ascii="Cambria Math" w:hAnsi="Cambria Math"/>
                </w:rPr>
              </w:ins>
            </m:ctrlPr>
          </m:sSubPr>
          <m:e>
            <m:r>
              <w:ins w:id="2083" w:author="Nicola RICCETTI" w:date="2025-11-25T14:40:00Z">
                <w:rPr>
                  <w:rFonts w:ascii="Cambria Math" w:hAnsi="Cambria Math"/>
                </w:rPr>
                <m:t>β</m:t>
              </w:ins>
            </m:r>
          </m:e>
          <m:sub>
            <m:r>
              <w:ins w:id="2084" w:author="Nicola RICCETTI" w:date="2025-11-25T14:40:00Z">
                <w:rPr>
                  <w:rFonts w:ascii="Cambria Math" w:hAnsi="Cambria Math"/>
                </w:rPr>
                <m:t>ki</m:t>
              </w:ins>
            </m:r>
          </m:sub>
        </m:sSub>
        <m:sSub>
          <m:sSubPr>
            <m:ctrlPr>
              <w:ins w:id="2085" w:author="Nicola RICCETTI" w:date="2025-11-25T14:40:00Z">
                <w:rPr>
                  <w:rFonts w:ascii="Cambria Math" w:hAnsi="Cambria Math"/>
                </w:rPr>
              </w:ins>
            </m:ctrlPr>
          </m:sSubPr>
          <m:e>
            <m:r>
              <w:ins w:id="2086" w:author="Nicola RICCETTI" w:date="2025-11-25T14:40:00Z">
                <w:rPr>
                  <w:rFonts w:ascii="Cambria Math" w:hAnsi="Cambria Math"/>
                </w:rPr>
                <m:t>x</m:t>
              </w:ins>
            </m:r>
          </m:e>
          <m:sub>
            <m:r>
              <w:ins w:id="2087" w:author="Nicola RICCETTI" w:date="2025-11-25T14:40:00Z">
                <w:rPr>
                  <w:rFonts w:ascii="Cambria Math" w:hAnsi="Cambria Math"/>
                </w:rPr>
                <m:t>ki</m:t>
              </w:ins>
            </m:r>
          </m:sub>
        </m:sSub>
        <m:r>
          <w:ins w:id="2088" w:author="Nicola RICCETTI" w:date="2025-11-25T14:40:00Z">
            <m:rPr>
              <m:sty m:val="p"/>
            </m:rPr>
            <w:rPr>
              <w:rFonts w:ascii="Cambria Math" w:hAnsi="Cambria Math"/>
            </w:rPr>
            <m:t>+</m:t>
          </w:ins>
        </m:r>
        <m:sSub>
          <m:sSubPr>
            <m:ctrlPr>
              <w:ins w:id="2089" w:author="Nicola RICCETTI" w:date="2025-11-25T14:40:00Z">
                <w:rPr>
                  <w:rFonts w:ascii="Cambria Math" w:hAnsi="Cambria Math"/>
                </w:rPr>
              </w:ins>
            </m:ctrlPr>
          </m:sSubPr>
          <m:e>
            <m:r>
              <w:ins w:id="2090" w:author="Nicola RICCETTI" w:date="2025-11-25T14:40:00Z">
                <w:rPr>
                  <w:rFonts w:ascii="Cambria Math" w:hAnsi="Cambria Math"/>
                </w:rPr>
                <m:t>ϵ</m:t>
              </w:ins>
            </m:r>
          </m:e>
          <m:sub>
            <m:r>
              <w:ins w:id="2091" w:author="Nicola RICCETTI" w:date="2025-11-25T14:40:00Z">
                <w:rPr>
                  <w:rFonts w:ascii="Cambria Math" w:hAnsi="Cambria Math"/>
                </w:rPr>
                <m:t>i</m:t>
              </w:ins>
            </m:r>
          </m:sub>
        </m:sSub>
      </m:oMath>
      <w:ins w:id="2092" w:author="Nicola RICCETTI" w:date="2025-11-25T14:40:00Z">
        <w:r w:rsidRPr="001261BB">
          <w:t xml:space="preserve">, </w:t>
        </w:r>
      </w:ins>
    </w:p>
    <w:p w14:paraId="617744B1" w14:textId="77777777" w:rsidR="00F65CBF" w:rsidRDefault="004739F7" w:rsidP="00F65CBF">
      <w:pPr>
        <w:pStyle w:val="ListParagraph"/>
        <w:spacing w:before="100" w:beforeAutospacing="1" w:line="480" w:lineRule="auto"/>
        <w:rPr>
          <w:ins w:id="2093" w:author="Nicola RICCETTI" w:date="2025-11-26T10:03:00Z"/>
        </w:rPr>
      </w:pPr>
      <w:ins w:id="2094" w:author="Nicola RICCETTI" w:date="2025-11-25T14:40:00Z">
        <w:r w:rsidRPr="001261BB">
          <w:t>where coefficients are estimated for each location using</w:t>
        </w:r>
      </w:ins>
    </w:p>
    <w:p w14:paraId="28F59709" w14:textId="77777777" w:rsidR="00F65CBF" w:rsidRDefault="004C0EC6">
      <w:pPr>
        <w:pStyle w:val="ListParagraph"/>
        <w:spacing w:before="100" w:beforeAutospacing="1" w:line="480" w:lineRule="auto"/>
        <w:ind w:left="1440"/>
        <w:rPr>
          <w:ins w:id="2095" w:author="Nicola RICCETTI" w:date="2025-11-26T10:03:00Z"/>
        </w:rPr>
        <w:pPrChange w:id="2096" w:author="Nicola RICCETTI" w:date="2025-11-26T10:03:00Z">
          <w:pPr>
            <w:pStyle w:val="ListParagraph"/>
            <w:spacing w:before="100" w:beforeAutospacing="1" w:line="480" w:lineRule="auto"/>
          </w:pPr>
        </w:pPrChange>
      </w:pPr>
      <m:oMath>
        <m:sSub>
          <m:sSubPr>
            <m:ctrlPr>
              <w:ins w:id="2097" w:author="Nicola RICCETTI" w:date="2025-11-25T14:40:00Z">
                <w:rPr>
                  <w:rFonts w:ascii="Cambria Math" w:hAnsi="Cambria Math"/>
                </w:rPr>
              </w:ins>
            </m:ctrlPr>
          </m:sSubPr>
          <m:e>
            <m:r>
              <w:ins w:id="2098" w:author="Nicola RICCETTI" w:date="2025-11-25T14:40:00Z">
                <w:rPr>
                  <w:rFonts w:ascii="Cambria Math" w:hAnsi="Cambria Math"/>
                </w:rPr>
                <m:t>β</m:t>
              </w:ins>
            </m:r>
          </m:e>
          <m:sub>
            <m:r>
              <w:ins w:id="2099" w:author="Nicola RICCETTI" w:date="2025-11-25T14:40:00Z">
                <w:rPr>
                  <w:rFonts w:ascii="Cambria Math" w:hAnsi="Cambria Math"/>
                </w:rPr>
                <m:t>i</m:t>
              </w:ins>
            </m:r>
          </m:sub>
        </m:sSub>
        <m:r>
          <w:ins w:id="2100" w:author="Nicola RICCETTI" w:date="2025-11-25T14:40:00Z">
            <m:rPr>
              <m:sty m:val="p"/>
            </m:rPr>
            <w:rPr>
              <w:rFonts w:ascii="Cambria Math" w:hAnsi="Cambria Math"/>
            </w:rPr>
            <m:t>=(</m:t>
          </w:ins>
        </m:r>
        <m:sSup>
          <m:sSupPr>
            <m:ctrlPr>
              <w:ins w:id="2101" w:author="Nicola RICCETTI" w:date="2025-11-25T14:40:00Z">
                <w:rPr>
                  <w:rFonts w:ascii="Cambria Math" w:hAnsi="Cambria Math"/>
                </w:rPr>
              </w:ins>
            </m:ctrlPr>
          </m:sSupPr>
          <m:e>
            <m:r>
              <w:ins w:id="2102" w:author="Nicola RICCETTI" w:date="2025-11-25T14:40:00Z">
                <w:rPr>
                  <w:rFonts w:ascii="Cambria Math" w:hAnsi="Cambria Math"/>
                </w:rPr>
                <m:t>X</m:t>
              </w:ins>
            </m:r>
          </m:e>
          <m:sup>
            <m:r>
              <w:ins w:id="2103" w:author="Nicola RICCETTI" w:date="2025-11-25T14:40:00Z">
                <w:rPr>
                  <w:rFonts w:ascii="Cambria Math" w:hAnsi="Cambria Math"/>
                </w:rPr>
                <m:t>T</m:t>
              </w:ins>
            </m:r>
          </m:sup>
        </m:sSup>
        <m:sSub>
          <m:sSubPr>
            <m:ctrlPr>
              <w:ins w:id="2104" w:author="Nicola RICCETTI" w:date="2025-11-25T14:40:00Z">
                <w:rPr>
                  <w:rFonts w:ascii="Cambria Math" w:hAnsi="Cambria Math"/>
                </w:rPr>
              </w:ins>
            </m:ctrlPr>
          </m:sSubPr>
          <m:e>
            <m:r>
              <w:ins w:id="2105" w:author="Nicola RICCETTI" w:date="2025-11-25T14:40:00Z">
                <w:rPr>
                  <w:rFonts w:ascii="Cambria Math" w:hAnsi="Cambria Math"/>
                </w:rPr>
                <m:t>W</m:t>
              </w:ins>
            </m:r>
          </m:e>
          <m:sub>
            <m:r>
              <w:ins w:id="2106" w:author="Nicola RICCETTI" w:date="2025-11-25T14:40:00Z">
                <w:rPr>
                  <w:rFonts w:ascii="Cambria Math" w:hAnsi="Cambria Math"/>
                </w:rPr>
                <m:t>i</m:t>
              </w:ins>
            </m:r>
          </m:sub>
        </m:sSub>
        <m:r>
          <w:ins w:id="2107" w:author="Nicola RICCETTI" w:date="2025-11-25T14:40:00Z">
            <w:rPr>
              <w:rFonts w:ascii="Cambria Math" w:hAnsi="Cambria Math"/>
            </w:rPr>
            <m:t>X</m:t>
          </w:ins>
        </m:r>
        <m:sSup>
          <m:sSupPr>
            <m:ctrlPr>
              <w:ins w:id="2108" w:author="Nicola RICCETTI" w:date="2025-11-25T14:40:00Z">
                <w:rPr>
                  <w:rFonts w:ascii="Cambria Math" w:hAnsi="Cambria Math"/>
                </w:rPr>
              </w:ins>
            </m:ctrlPr>
          </m:sSupPr>
          <m:e>
            <m:r>
              <w:ins w:id="2109" w:author="Nicola RICCETTI" w:date="2025-11-25T14:40:00Z">
                <m:rPr>
                  <m:sty m:val="p"/>
                </m:rPr>
                <w:rPr>
                  <w:rFonts w:ascii="Cambria Math" w:hAnsi="Cambria Math"/>
                </w:rPr>
                <m:t>)</m:t>
              </w:ins>
            </m:r>
          </m:e>
          <m:sup>
            <m:r>
              <w:ins w:id="2110" w:author="Nicola RICCETTI" w:date="2025-11-25T14:40:00Z">
                <m:rPr>
                  <m:sty m:val="p"/>
                </m:rPr>
                <w:rPr>
                  <w:rFonts w:ascii="Cambria Math" w:hAnsi="Cambria Math"/>
                </w:rPr>
                <m:t>-</m:t>
              </w:ins>
            </m:r>
            <m:r>
              <w:ins w:id="2111" w:author="Nicola RICCETTI" w:date="2025-11-25T14:40:00Z">
                <m:rPr>
                  <m:sty m:val="p"/>
                </m:rPr>
                <w:rPr>
                  <w:rFonts w:ascii="Cambria Math" w:hAnsi="Cambria Math"/>
                  <w:rPrChange w:id="2112" w:author="Nicola RICCETTI" w:date="2025-11-25T14:41:00Z">
                    <w:rPr>
                      <w:rFonts w:ascii="Cambria Math" w:hAnsi="Cambria Math"/>
                    </w:rPr>
                  </w:rPrChange>
                </w:rPr>
                <m:t>1</m:t>
              </w:ins>
            </m:r>
          </m:sup>
        </m:sSup>
        <m:sSup>
          <m:sSupPr>
            <m:ctrlPr>
              <w:ins w:id="2113" w:author="Nicola RICCETTI" w:date="2025-11-25T14:40:00Z">
                <w:rPr>
                  <w:rFonts w:ascii="Cambria Math" w:hAnsi="Cambria Math"/>
                </w:rPr>
              </w:ins>
            </m:ctrlPr>
          </m:sSupPr>
          <m:e>
            <m:r>
              <w:ins w:id="2114" w:author="Nicola RICCETTI" w:date="2025-11-25T14:40:00Z">
                <w:rPr>
                  <w:rFonts w:ascii="Cambria Math" w:hAnsi="Cambria Math"/>
                </w:rPr>
                <m:t>X</m:t>
              </w:ins>
            </m:r>
          </m:e>
          <m:sup>
            <m:r>
              <w:ins w:id="2115" w:author="Nicola RICCETTI" w:date="2025-11-25T14:40:00Z">
                <w:rPr>
                  <w:rFonts w:ascii="Cambria Math" w:hAnsi="Cambria Math"/>
                </w:rPr>
                <m:t>T</m:t>
              </w:ins>
            </m:r>
          </m:sup>
        </m:sSup>
        <m:sSub>
          <m:sSubPr>
            <m:ctrlPr>
              <w:ins w:id="2116" w:author="Nicola RICCETTI" w:date="2025-11-25T14:40:00Z">
                <w:rPr>
                  <w:rFonts w:ascii="Cambria Math" w:hAnsi="Cambria Math"/>
                </w:rPr>
              </w:ins>
            </m:ctrlPr>
          </m:sSubPr>
          <m:e>
            <m:r>
              <w:ins w:id="2117" w:author="Nicola RICCETTI" w:date="2025-11-25T14:40:00Z">
                <w:rPr>
                  <w:rFonts w:ascii="Cambria Math" w:hAnsi="Cambria Math"/>
                </w:rPr>
                <m:t>W</m:t>
              </w:ins>
            </m:r>
          </m:e>
          <m:sub>
            <m:r>
              <w:ins w:id="2118" w:author="Nicola RICCETTI" w:date="2025-11-25T14:40:00Z">
                <w:rPr>
                  <w:rFonts w:ascii="Cambria Math" w:hAnsi="Cambria Math"/>
                </w:rPr>
                <m:t>i</m:t>
              </w:ins>
            </m:r>
          </m:sub>
        </m:sSub>
        <m:r>
          <w:ins w:id="2119" w:author="Nicola RICCETTI" w:date="2025-11-25T14:40:00Z">
            <w:rPr>
              <w:rFonts w:ascii="Cambria Math" w:hAnsi="Cambria Math"/>
            </w:rPr>
            <m:t>Y</m:t>
          </w:ins>
        </m:r>
      </m:oMath>
      <w:ins w:id="2120" w:author="Nicola RICCETTI" w:date="2025-11-25T14:40:00Z">
        <w:r w:rsidR="004739F7" w:rsidRPr="001261BB">
          <w:t xml:space="preserve">, </w:t>
        </w:r>
      </w:ins>
    </w:p>
    <w:p w14:paraId="46E26BC6" w14:textId="77777777" w:rsidR="00F65CBF" w:rsidRDefault="004739F7" w:rsidP="00F65CBF">
      <w:pPr>
        <w:pStyle w:val="ListParagraph"/>
        <w:spacing w:before="100" w:beforeAutospacing="1" w:line="480" w:lineRule="auto"/>
        <w:rPr>
          <w:ins w:id="2121" w:author="Nicola RICCETTI" w:date="2025-11-26T10:04:00Z"/>
        </w:rPr>
      </w:pPr>
      <w:ins w:id="2122" w:author="Nicola RICCETTI" w:date="2025-11-25T14:40:00Z">
        <w:r w:rsidRPr="001261BB">
          <w:t xml:space="preserve">with </w:t>
        </w:r>
      </w:ins>
      <m:oMath>
        <m:sSub>
          <m:sSubPr>
            <m:ctrlPr>
              <w:ins w:id="2123" w:author="Nicola RICCETTI" w:date="2025-11-25T14:40:00Z">
                <w:rPr>
                  <w:rFonts w:ascii="Cambria Math" w:hAnsi="Cambria Math"/>
                </w:rPr>
              </w:ins>
            </m:ctrlPr>
          </m:sSubPr>
          <m:e>
            <m:r>
              <w:ins w:id="2124" w:author="Nicola RICCETTI" w:date="2025-11-25T14:40:00Z">
                <w:rPr>
                  <w:rFonts w:ascii="Cambria Math" w:hAnsi="Cambria Math"/>
                </w:rPr>
                <m:t>W</m:t>
              </w:ins>
            </m:r>
          </m:e>
          <m:sub>
            <m:r>
              <w:ins w:id="2125" w:author="Nicola RICCETTI" w:date="2025-11-25T14:40:00Z">
                <w:rPr>
                  <w:rFonts w:ascii="Cambria Math" w:hAnsi="Cambria Math"/>
                </w:rPr>
                <m:t>i</m:t>
              </w:ins>
            </m:r>
          </m:sub>
        </m:sSub>
      </m:oMath>
      <w:ins w:id="2126" w:author="Nicola RICCETTI" w:date="2025-11-25T14:40:00Z">
        <w:r w:rsidRPr="001261BB">
          <w:t xml:space="preserve">as a location-specific diagonal matrix of spatial weights. Weights were assigned using a bisquare kernel function with adaptive bandwidth, determined by minimising the corrected AIC (AICc) via golden-section search (mgwr package). The weight for observation </w:t>
        </w:r>
      </w:ins>
      <m:oMath>
        <m:r>
          <w:ins w:id="2127" w:author="Nicola RICCETTI" w:date="2025-11-25T14:40:00Z">
            <w:rPr>
              <w:rFonts w:ascii="Cambria Math" w:hAnsi="Cambria Math"/>
            </w:rPr>
            <m:t>j</m:t>
          </w:ins>
        </m:r>
      </m:oMath>
      <w:ins w:id="2128" w:author="Nicola RICCETTI" w:date="2025-11-25T14:40:00Z">
        <w:r w:rsidRPr="001261BB">
          <w:t xml:space="preserve">at location </w:t>
        </w:r>
      </w:ins>
      <m:oMath>
        <m:r>
          <w:ins w:id="2129" w:author="Nicola RICCETTI" w:date="2025-11-25T14:40:00Z">
            <w:rPr>
              <w:rFonts w:ascii="Cambria Math" w:hAnsi="Cambria Math"/>
            </w:rPr>
            <m:t>i</m:t>
          </w:ins>
        </m:r>
      </m:oMath>
      <w:ins w:id="2130" w:author="Nicola RICCETTI" w:date="2025-11-25T14:40:00Z">
        <w:r w:rsidRPr="001261BB">
          <w:t>is</w:t>
        </w:r>
      </w:ins>
    </w:p>
    <w:p w14:paraId="4FA990A0" w14:textId="77777777" w:rsidR="00F65CBF" w:rsidRDefault="004C0EC6">
      <w:pPr>
        <w:pStyle w:val="ListParagraph"/>
        <w:spacing w:before="100" w:beforeAutospacing="1" w:line="480" w:lineRule="auto"/>
        <w:ind w:left="1440"/>
        <w:rPr>
          <w:ins w:id="2131" w:author="Nicola RICCETTI" w:date="2025-11-26T10:04:00Z"/>
        </w:rPr>
        <w:pPrChange w:id="2132" w:author="Nicola RICCETTI" w:date="2025-11-26T10:04:00Z">
          <w:pPr>
            <w:pStyle w:val="ListParagraph"/>
            <w:spacing w:before="100" w:beforeAutospacing="1" w:line="480" w:lineRule="auto"/>
          </w:pPr>
        </w:pPrChange>
      </w:pPr>
      <m:oMath>
        <m:sSub>
          <m:sSubPr>
            <m:ctrlPr>
              <w:ins w:id="2133" w:author="Nicola RICCETTI" w:date="2025-11-25T14:40:00Z">
                <w:rPr>
                  <w:rFonts w:ascii="Cambria Math" w:hAnsi="Cambria Math"/>
                </w:rPr>
              </w:ins>
            </m:ctrlPr>
          </m:sSubPr>
          <m:e>
            <m:r>
              <w:ins w:id="2134" w:author="Nicola RICCETTI" w:date="2025-11-25T14:40:00Z">
                <w:rPr>
                  <w:rFonts w:ascii="Cambria Math" w:hAnsi="Cambria Math"/>
                </w:rPr>
                <m:t>w</m:t>
              </w:ins>
            </m:r>
          </m:e>
          <m:sub>
            <m:r>
              <w:ins w:id="2135" w:author="Nicola RICCETTI" w:date="2025-11-25T14:40:00Z">
                <w:rPr>
                  <w:rFonts w:ascii="Cambria Math" w:hAnsi="Cambria Math"/>
                </w:rPr>
                <m:t>ij</m:t>
              </w:ins>
            </m:r>
          </m:sub>
        </m:sSub>
        <m:r>
          <w:ins w:id="2136" w:author="Nicola RICCETTI" w:date="2025-11-25T14:40:00Z">
            <m:rPr>
              <m:sty m:val="p"/>
            </m:rPr>
            <w:rPr>
              <w:rFonts w:ascii="Cambria Math" w:hAnsi="Cambria Math"/>
            </w:rPr>
            <m:t>=(1-(</m:t>
          </w:ins>
        </m:r>
        <m:sSub>
          <m:sSubPr>
            <m:ctrlPr>
              <w:ins w:id="2137" w:author="Nicola RICCETTI" w:date="2025-11-25T14:40:00Z">
                <w:rPr>
                  <w:rFonts w:ascii="Cambria Math" w:hAnsi="Cambria Math"/>
                </w:rPr>
              </w:ins>
            </m:ctrlPr>
          </m:sSubPr>
          <m:e>
            <m:r>
              <w:ins w:id="2138" w:author="Nicola RICCETTI" w:date="2025-11-25T14:40:00Z">
                <w:rPr>
                  <w:rFonts w:ascii="Cambria Math" w:hAnsi="Cambria Math"/>
                </w:rPr>
                <m:t>d</m:t>
              </w:ins>
            </m:r>
          </m:e>
          <m:sub>
            <m:r>
              <w:ins w:id="2139" w:author="Nicola RICCETTI" w:date="2025-11-25T14:40:00Z">
                <w:rPr>
                  <w:rFonts w:ascii="Cambria Math" w:hAnsi="Cambria Math"/>
                </w:rPr>
                <m:t>ij</m:t>
              </w:ins>
            </m:r>
          </m:sub>
        </m:sSub>
        <m:r>
          <w:ins w:id="2140" w:author="Nicola RICCETTI" w:date="2025-11-25T14:40:00Z">
            <m:rPr>
              <m:sty m:val="p"/>
            </m:rPr>
            <w:rPr>
              <w:rFonts w:ascii="Cambria Math" w:hAnsi="Cambria Math"/>
            </w:rPr>
            <m:t>/</m:t>
          </w:ins>
        </m:r>
        <m:r>
          <w:ins w:id="2141" w:author="Nicola RICCETTI" w:date="2025-11-25T14:40:00Z">
            <w:rPr>
              <w:rFonts w:ascii="Cambria Math" w:hAnsi="Cambria Math"/>
            </w:rPr>
            <m:t>b</m:t>
          </w:ins>
        </m:r>
        <m:sSup>
          <m:sSupPr>
            <m:ctrlPr>
              <w:ins w:id="2142" w:author="Nicola RICCETTI" w:date="2025-11-25T14:40:00Z">
                <w:rPr>
                  <w:rFonts w:ascii="Cambria Math" w:hAnsi="Cambria Math"/>
                </w:rPr>
              </w:ins>
            </m:ctrlPr>
          </m:sSupPr>
          <m:e>
            <m:r>
              <w:ins w:id="2143" w:author="Nicola RICCETTI" w:date="2025-11-25T14:40:00Z">
                <m:rPr>
                  <m:sty m:val="p"/>
                </m:rPr>
                <w:rPr>
                  <w:rFonts w:ascii="Cambria Math" w:hAnsi="Cambria Math"/>
                </w:rPr>
                <m:t>)</m:t>
              </w:ins>
            </m:r>
          </m:e>
          <m:sup>
            <m:r>
              <w:ins w:id="2144" w:author="Nicola RICCETTI" w:date="2025-11-25T14:40:00Z">
                <m:rPr>
                  <m:sty m:val="p"/>
                </m:rPr>
                <w:rPr>
                  <w:rFonts w:ascii="Cambria Math" w:hAnsi="Cambria Math"/>
                </w:rPr>
                <m:t>2</m:t>
              </w:ins>
            </m:r>
          </m:sup>
        </m:sSup>
        <m:sSup>
          <m:sSupPr>
            <m:ctrlPr>
              <w:ins w:id="2145" w:author="Nicola RICCETTI" w:date="2025-11-25T14:40:00Z">
                <w:rPr>
                  <w:rFonts w:ascii="Cambria Math" w:hAnsi="Cambria Math"/>
                </w:rPr>
              </w:ins>
            </m:ctrlPr>
          </m:sSupPr>
          <m:e>
            <m:r>
              <w:ins w:id="2146" w:author="Nicola RICCETTI" w:date="2025-11-25T14:40:00Z">
                <m:rPr>
                  <m:sty m:val="p"/>
                </m:rPr>
                <w:rPr>
                  <w:rFonts w:ascii="Cambria Math" w:hAnsi="Cambria Math"/>
                </w:rPr>
                <m:t>)</m:t>
              </w:ins>
            </m:r>
          </m:e>
          <m:sup>
            <m:r>
              <w:ins w:id="2147" w:author="Nicola RICCETTI" w:date="2025-11-25T14:40:00Z">
                <m:rPr>
                  <m:sty m:val="p"/>
                </m:rPr>
                <w:rPr>
                  <w:rFonts w:ascii="Cambria Math" w:hAnsi="Cambria Math"/>
                </w:rPr>
                <m:t>2</m:t>
              </w:ins>
            </m:r>
          </m:sup>
        </m:sSup>
      </m:oMath>
      <w:ins w:id="2148" w:author="Nicola RICCETTI" w:date="2025-11-25T14:40:00Z">
        <w:r w:rsidR="004739F7" w:rsidRPr="001261BB">
          <w:t xml:space="preserve">if </w:t>
        </w:r>
      </w:ins>
      <m:oMath>
        <m:sSub>
          <m:sSubPr>
            <m:ctrlPr>
              <w:ins w:id="2149" w:author="Nicola RICCETTI" w:date="2025-11-25T14:40:00Z">
                <w:rPr>
                  <w:rFonts w:ascii="Cambria Math" w:hAnsi="Cambria Math"/>
                </w:rPr>
              </w:ins>
            </m:ctrlPr>
          </m:sSubPr>
          <m:e>
            <m:r>
              <w:ins w:id="2150" w:author="Nicola RICCETTI" w:date="2025-11-25T14:40:00Z">
                <w:rPr>
                  <w:rFonts w:ascii="Cambria Math" w:hAnsi="Cambria Math"/>
                </w:rPr>
                <m:t>d</m:t>
              </w:ins>
            </m:r>
          </m:e>
          <m:sub>
            <m:r>
              <w:ins w:id="2151" w:author="Nicola RICCETTI" w:date="2025-11-25T14:40:00Z">
                <w:rPr>
                  <w:rFonts w:ascii="Cambria Math" w:hAnsi="Cambria Math"/>
                </w:rPr>
                <m:t>ij</m:t>
              </w:ins>
            </m:r>
          </m:sub>
        </m:sSub>
        <m:r>
          <w:ins w:id="2152" w:author="Nicola RICCETTI" w:date="2025-11-25T14:40:00Z">
            <m:rPr>
              <m:sty m:val="p"/>
            </m:rPr>
            <w:rPr>
              <w:rFonts w:ascii="Cambria Math" w:hAnsi="Cambria Math"/>
            </w:rPr>
            <m:t>≤</m:t>
          </w:ins>
        </m:r>
        <m:r>
          <w:ins w:id="2153" w:author="Nicola RICCETTI" w:date="2025-11-25T14:40:00Z">
            <w:rPr>
              <w:rFonts w:ascii="Cambria Math" w:hAnsi="Cambria Math"/>
            </w:rPr>
            <m:t>b</m:t>
          </w:ins>
        </m:r>
      </m:oMath>
      <w:ins w:id="2154" w:author="Nicola RICCETTI" w:date="2025-11-25T14:40:00Z">
        <w:r w:rsidR="004739F7" w:rsidRPr="001261BB">
          <w:t xml:space="preserve">, </w:t>
        </w:r>
      </w:ins>
    </w:p>
    <w:p w14:paraId="5BF2AF74" w14:textId="0EA79FC9" w:rsidR="004739F7" w:rsidRPr="006673AE" w:rsidRDefault="004739F7">
      <w:pPr>
        <w:pStyle w:val="ListParagraph"/>
        <w:spacing w:before="100" w:beforeAutospacing="1" w:line="480" w:lineRule="auto"/>
        <w:rPr>
          <w:ins w:id="2155" w:author="Nicola RICCETTI" w:date="2025-11-25T14:40:00Z"/>
        </w:rPr>
        <w:pPrChange w:id="2156" w:author="Nicola RICCETTI" w:date="2025-11-26T10:02:00Z">
          <w:pPr>
            <w:pStyle w:val="ListParagraph"/>
            <w:numPr>
              <w:numId w:val="18"/>
            </w:numPr>
            <w:tabs>
              <w:tab w:val="num" w:pos="720"/>
            </w:tabs>
            <w:spacing w:before="100" w:beforeAutospacing="1" w:line="240" w:lineRule="auto"/>
            <w:ind w:left="714" w:hanging="357"/>
          </w:pPr>
        </w:pPrChange>
      </w:pPr>
      <w:ins w:id="2157" w:author="Nicola RICCETTI" w:date="2025-11-25T14:40:00Z">
        <w:r w:rsidRPr="001261BB">
          <w:t xml:space="preserve">and zero otherwise, where </w:t>
        </w:r>
      </w:ins>
      <m:oMath>
        <m:r>
          <w:ins w:id="2158" w:author="Nicola RICCETTI" w:date="2025-11-25T14:40:00Z">
            <w:rPr>
              <w:rFonts w:ascii="Cambria Math" w:hAnsi="Cambria Math"/>
            </w:rPr>
            <m:t>b</m:t>
          </w:ins>
        </m:r>
      </m:oMath>
      <w:ins w:id="2159" w:author="Nicola RICCETTI" w:date="2025-11-25T14:40:00Z">
        <w:r w:rsidRPr="001261BB">
          <w:t>is the distance to the Nth nearest neighbour. The optimal bandwidth was stable across all sensitivity scenarios (77 nearest neighbours), indicating robustness in the spatial scale of local relationships</w:t>
        </w:r>
        <w:r>
          <w:t>.</w:t>
        </w:r>
      </w:ins>
    </w:p>
    <w:p w14:paraId="0841C997" w14:textId="7EB6E6A3" w:rsidR="004739F7" w:rsidRPr="006673AE" w:rsidRDefault="004739F7">
      <w:pPr>
        <w:numPr>
          <w:ilvl w:val="0"/>
          <w:numId w:val="18"/>
        </w:numPr>
        <w:spacing w:line="480" w:lineRule="auto"/>
        <w:rPr>
          <w:ins w:id="2160" w:author="Nicola RICCETTI" w:date="2025-11-25T14:40:00Z"/>
        </w:rPr>
        <w:pPrChange w:id="2161" w:author="Nicola RICCETTI" w:date="2025-11-25T14:59:00Z">
          <w:pPr>
            <w:numPr>
              <w:numId w:val="18"/>
            </w:numPr>
            <w:tabs>
              <w:tab w:val="num" w:pos="720"/>
            </w:tabs>
            <w:ind w:left="720" w:hanging="360"/>
          </w:pPr>
        </w:pPrChange>
      </w:pPr>
      <w:ins w:id="2162" w:author="Nicola RICCETTI" w:date="2025-11-25T14:40:00Z">
        <w:r w:rsidRPr="004739F7">
          <w:rPr>
            <w:b/>
            <w:bCs/>
          </w:rPr>
          <w:lastRenderedPageBreak/>
          <w:t>Software:</w:t>
        </w:r>
        <w:r w:rsidRPr="004739F7">
          <w:rPr>
            <w:b/>
            <w:bCs/>
            <w:rPrChange w:id="2163" w:author="Nicola RICCETTI" w:date="2025-11-25T14:42:00Z">
              <w:rPr/>
            </w:rPrChange>
          </w:rPr>
          <w:br/>
        </w:r>
        <w:r w:rsidRPr="009670DF">
          <w:rPr>
            <w:highlight w:val="yellow"/>
            <w:rPrChange w:id="2164" w:author="Nicola RICCETTI" w:date="2025-11-25T15:00:00Z">
              <w:rPr/>
            </w:rPrChange>
          </w:rPr>
          <w:t>All analyses were conducted in Python (</w:t>
        </w:r>
        <w:r w:rsidRPr="009670DF">
          <w:rPr>
            <w:highlight w:val="yellow"/>
          </w:rPr>
          <w:t>version v3.14.0</w:t>
        </w:r>
        <w:r w:rsidRPr="009670DF">
          <w:rPr>
            <w:highlight w:val="yellow"/>
            <w:rPrChange w:id="2165" w:author="Nicola RICCETTI" w:date="2025-11-25T15:00:00Z">
              <w:rPr/>
            </w:rPrChange>
          </w:rPr>
          <w:t>) [</w:t>
        </w:r>
      </w:ins>
      <w:ins w:id="2166" w:author="Nicola RICCETTI" w:date="2025-11-25T14:50:00Z">
        <w:r w:rsidR="00416E0D" w:rsidRPr="009670DF">
          <w:rPr>
            <w:highlight w:val="yellow"/>
            <w:rPrChange w:id="2167" w:author="Nicola RICCETTI" w:date="2025-11-25T15:00:00Z">
              <w:rPr/>
            </w:rPrChange>
          </w:rPr>
          <w:t>52</w:t>
        </w:r>
      </w:ins>
      <w:ins w:id="2168" w:author="Nicola RICCETTI" w:date="2025-11-25T14:40:00Z">
        <w:r w:rsidRPr="009670DF">
          <w:rPr>
            <w:highlight w:val="yellow"/>
            <w:rPrChange w:id="2169" w:author="Nicola RICCETTI" w:date="2025-11-25T15:00:00Z">
              <w:rPr/>
            </w:rPrChange>
          </w:rPr>
          <w:t>]. Single libraries and functions are included in the key resource table [53-63].</w:t>
        </w:r>
      </w:ins>
    </w:p>
    <w:p w14:paraId="5EDF4E2A" w14:textId="77777777" w:rsidR="004739F7" w:rsidRPr="004739F7" w:rsidRDefault="004739F7" w:rsidP="004739F7">
      <w:pPr>
        <w:rPr>
          <w:ins w:id="2170" w:author="Nicola RICCETTI" w:date="2025-11-25T14:40:00Z"/>
          <w:rPrChange w:id="2171" w:author="Nicola RICCETTI" w:date="2025-11-25T14:41:00Z">
            <w:rPr>
              <w:ins w:id="2172" w:author="Nicola RICCETTI" w:date="2025-11-25T14:40:00Z"/>
              <w:b/>
              <w:bCs/>
            </w:rPr>
          </w:rPrChange>
        </w:rPr>
      </w:pPr>
    </w:p>
    <w:p w14:paraId="37C696D2" w14:textId="77777777" w:rsidR="004739F7" w:rsidRPr="004739F7" w:rsidRDefault="004739F7" w:rsidP="004739F7">
      <w:pPr>
        <w:rPr>
          <w:ins w:id="2173" w:author="Nicola RICCETTI" w:date="2025-11-25T14:40:00Z"/>
          <w:b/>
          <w:bCs/>
        </w:rPr>
      </w:pPr>
      <w:ins w:id="2174" w:author="Nicola RICCETTI" w:date="2025-11-25T14:40:00Z">
        <w:r w:rsidRPr="004739F7">
          <w:rPr>
            <w:b/>
            <w:bCs/>
          </w:rPr>
          <w:t>Data and Code Availability</w:t>
        </w:r>
      </w:ins>
    </w:p>
    <w:p w14:paraId="5894CFE7" w14:textId="77777777" w:rsidR="004739F7" w:rsidRDefault="004739F7">
      <w:pPr>
        <w:spacing w:line="480" w:lineRule="auto"/>
        <w:rPr>
          <w:ins w:id="2175" w:author="Nicola RICCETTI" w:date="2025-11-25T14:40:00Z"/>
        </w:rPr>
        <w:pPrChange w:id="2176" w:author="Nicola RICCETTI" w:date="2025-11-25T15:00:00Z">
          <w:pPr/>
        </w:pPrChange>
      </w:pPr>
      <w:ins w:id="2177" w:author="Nicola RICCETTI" w:date="2025-11-25T14:40:00Z">
        <w:r w:rsidRPr="009670DF">
          <w:rPr>
            <w:highlight w:val="yellow"/>
            <w:rPrChange w:id="2178" w:author="Nicola RICCETTI" w:date="2025-11-25T15:00:00Z">
              <w:rPr/>
            </w:rPrChange>
          </w:rPr>
          <w:t xml:space="preserve">The aggregated dataset, as well as all the codes, analysis, and output are in the GitHub repository </w:t>
        </w:r>
        <w:r w:rsidRPr="009670DF">
          <w:rPr>
            <w:highlight w:val="yellow"/>
          </w:rPr>
          <w:t>[NAME].</w:t>
        </w:r>
        <w:r>
          <w:t xml:space="preserve"> </w:t>
        </w:r>
      </w:ins>
    </w:p>
    <w:p w14:paraId="5FF8B40C" w14:textId="77777777" w:rsidR="004739F7" w:rsidRDefault="004739F7" w:rsidP="004739F7">
      <w:pPr>
        <w:rPr>
          <w:ins w:id="2179" w:author="Nicola RICCETTI" w:date="2025-11-25T14:40:00Z"/>
        </w:rPr>
      </w:pPr>
    </w:p>
    <w:p w14:paraId="1CD36399" w14:textId="77777777" w:rsidR="004739F7" w:rsidRPr="004739F7" w:rsidRDefault="004739F7">
      <w:pPr>
        <w:rPr>
          <w:ins w:id="2180" w:author="Nicola RICCETTI" w:date="2025-11-25T14:40:00Z"/>
          <w:rPrChange w:id="2181" w:author="Nicola RICCETTI" w:date="2025-11-25T14:41:00Z">
            <w:rPr>
              <w:ins w:id="2182" w:author="Nicola RICCETTI" w:date="2025-11-25T14:40:00Z"/>
              <w:b/>
              <w:bCs/>
              <w:sz w:val="28"/>
              <w:szCs w:val="28"/>
              <w:lang w:val="en-IE"/>
            </w:rPr>
          </w:rPrChange>
        </w:rPr>
      </w:pPr>
      <w:ins w:id="2183" w:author="Nicola RICCETTI" w:date="2025-11-25T14:40:00Z">
        <w:r w:rsidRPr="004739F7">
          <w:rPr>
            <w:rPrChange w:id="2184" w:author="Nicola RICCETTI" w:date="2025-11-25T14:41:00Z">
              <w:rPr>
                <w:b/>
                <w:bCs/>
                <w:sz w:val="28"/>
                <w:szCs w:val="28"/>
                <w:lang w:val="en-IE"/>
              </w:rPr>
            </w:rPrChange>
          </w:rPr>
          <w:br w:type="page"/>
        </w:r>
      </w:ins>
    </w:p>
    <w:p w14:paraId="0166D69F" w14:textId="419F7189" w:rsidR="00444631" w:rsidRPr="00D00300" w:rsidDel="004739F7" w:rsidRDefault="00444631" w:rsidP="00E537D0">
      <w:pPr>
        <w:pStyle w:val="NoSpacing"/>
        <w:rPr>
          <w:del w:id="2185" w:author="Nicola RICCETTI" w:date="2025-11-25T14:40:00Z"/>
          <w:b/>
          <w:bCs/>
          <w:sz w:val="28"/>
          <w:szCs w:val="28"/>
          <w:lang w:val="en-IE"/>
        </w:rPr>
      </w:pPr>
      <w:del w:id="2186" w:author="Nicola RICCETTI" w:date="2025-11-25T14:40:00Z">
        <w:r w:rsidRPr="00D00300" w:rsidDel="004739F7">
          <w:rPr>
            <w:b/>
            <w:bCs/>
            <w:sz w:val="28"/>
            <w:szCs w:val="28"/>
            <w:lang w:val="en-IE"/>
          </w:rPr>
          <w:lastRenderedPageBreak/>
          <w:delText>Methods</w:delText>
        </w:r>
      </w:del>
    </w:p>
    <w:p w14:paraId="61444ED4" w14:textId="2D8F0127" w:rsidR="00444631" w:rsidRPr="00D00300" w:rsidDel="004739F7" w:rsidRDefault="00444631" w:rsidP="00E537D0">
      <w:pPr>
        <w:pStyle w:val="NoSpacing"/>
        <w:rPr>
          <w:del w:id="2187" w:author="Nicola RICCETTI" w:date="2025-11-25T14:40:00Z"/>
          <w:b/>
          <w:bCs/>
          <w:lang w:val="en-IE"/>
        </w:rPr>
      </w:pPr>
      <w:del w:id="2188" w:author="Nicola RICCETTI" w:date="2025-11-25T14:40:00Z">
        <w:r w:rsidRPr="00D00300" w:rsidDel="004739F7">
          <w:rPr>
            <w:b/>
            <w:bCs/>
            <w:lang w:val="en-IE"/>
          </w:rPr>
          <w:delText>Data collection</w:delText>
        </w:r>
      </w:del>
    </w:p>
    <w:p w14:paraId="1490F648" w14:textId="4FF229C4" w:rsidR="00444631" w:rsidRPr="00D00300" w:rsidDel="004739F7" w:rsidRDefault="00444631" w:rsidP="00E537D0">
      <w:pPr>
        <w:pStyle w:val="NoSpacing"/>
        <w:rPr>
          <w:del w:id="2189" w:author="Nicola RICCETTI" w:date="2025-11-25T14:40:00Z"/>
          <w:i/>
          <w:iCs/>
          <w:lang w:val="en-IE"/>
        </w:rPr>
      </w:pPr>
      <w:del w:id="2190" w:author="Nicola RICCETTI" w:date="2025-11-25T14:40:00Z">
        <w:r w:rsidRPr="00D00300" w:rsidDel="004739F7">
          <w:rPr>
            <w:i/>
            <w:iCs/>
            <w:lang w:val="en-IE"/>
          </w:rPr>
          <w:delText>MBDs cases</w:delText>
        </w:r>
      </w:del>
    </w:p>
    <w:p w14:paraId="1844F03D" w14:textId="6B84E863" w:rsidR="00444631" w:rsidRPr="00D00300" w:rsidDel="004739F7" w:rsidRDefault="00444631" w:rsidP="00E537D0">
      <w:pPr>
        <w:pStyle w:val="NoSpacing"/>
        <w:rPr>
          <w:del w:id="2191" w:author="Nicola RICCETTI" w:date="2025-11-25T14:40:00Z"/>
          <w:lang w:val="en-IE"/>
        </w:rPr>
      </w:pPr>
      <w:del w:id="2192" w:author="Nicola RICCETTI" w:date="2025-11-25T14:40:00Z">
        <w:r w:rsidRPr="00D00300" w:rsidDel="004739F7">
          <w:rPr>
            <w:lang w:val="en-IE"/>
          </w:rPr>
          <w:delText xml:space="preserve">Data on human cases of Chikungunya, Dengue, West Nile virus disease, Yellow Fever, and Zika virus disease at Nomenclature of Territorial Units for Statistics (NUTS)-3 level </w:delText>
        </w:r>
        <w:r w:rsidRPr="00D00300" w:rsidDel="004739F7">
          <w:delText>collected by each Member State’s Public Health Authority and released by the European Centre for Disease Prevention and Control (ECDC) was obtained from the European Surveillance System – TESSy</w:delText>
        </w:r>
        <w:r w:rsidR="00330B09" w:rsidRPr="00D00300" w:rsidDel="004739F7">
          <w:delText xml:space="preserve"> [</w:delText>
        </w:r>
        <w:r w:rsidR="00EA7130" w:rsidRPr="00D00300" w:rsidDel="004739F7">
          <w:delText>48</w:delText>
        </w:r>
        <w:r w:rsidR="00330B09" w:rsidRPr="00D00300" w:rsidDel="004739F7">
          <w:delText>]</w:delText>
        </w:r>
        <w:r w:rsidRPr="00D00300" w:rsidDel="004739F7">
          <w:rPr>
            <w:lang w:val="en-IE"/>
          </w:rPr>
          <w:delText xml:space="preserve">. Due to the explorative nature of this study, no further refinement (e.g., clinical manifestation, laboratory confirmation) of the included cases was conducted. </w:delText>
        </w:r>
      </w:del>
    </w:p>
    <w:p w14:paraId="27C123F6" w14:textId="39092432" w:rsidR="00444631" w:rsidRPr="00D00300" w:rsidDel="004739F7" w:rsidRDefault="00444631" w:rsidP="00E537D0">
      <w:pPr>
        <w:pStyle w:val="NoSpacing"/>
        <w:rPr>
          <w:del w:id="2193" w:author="Nicola RICCETTI" w:date="2025-11-25T14:40:00Z"/>
          <w:i/>
          <w:iCs/>
          <w:lang w:val="en-IE"/>
        </w:rPr>
      </w:pPr>
      <w:del w:id="2194" w:author="Nicola RICCETTI" w:date="2025-11-25T14:40:00Z">
        <w:r w:rsidRPr="00D00300" w:rsidDel="004739F7">
          <w:rPr>
            <w:i/>
            <w:iCs/>
            <w:lang w:val="en-IE"/>
          </w:rPr>
          <w:delText>Land cover data</w:delText>
        </w:r>
      </w:del>
    </w:p>
    <w:p w14:paraId="378D5901" w14:textId="41F3F0BF" w:rsidR="00444631" w:rsidRPr="00D00300" w:rsidDel="004739F7" w:rsidRDefault="00444631" w:rsidP="00E537D0">
      <w:pPr>
        <w:pStyle w:val="NoSpacing"/>
        <w:rPr>
          <w:del w:id="2195" w:author="Nicola RICCETTI" w:date="2025-11-25T14:40:00Z"/>
          <w:lang w:val="en-IE"/>
        </w:rPr>
      </w:pPr>
      <w:del w:id="2196" w:author="Nicola RICCETTI" w:date="2025-11-25T14:40:00Z">
        <w:r w:rsidRPr="00D00300" w:rsidDel="004739F7">
          <w:rPr>
            <w:lang w:val="en-IE"/>
          </w:rPr>
          <w:delText xml:space="preserve">Land cover data, in the form of yearly global raster files with a geographical resolution of 300x300 meters, were obtained from </w:delText>
        </w:r>
        <w:r w:rsidR="00221CAF" w:rsidRPr="00D00300" w:rsidDel="004739F7">
          <w:rPr>
            <w:lang w:val="en-IE"/>
          </w:rPr>
          <w:delText>Climate Change Initiative (CCI) of the European Space Agency (ESA)</w:delText>
        </w:r>
        <w:r w:rsidR="001D7BC4" w:rsidRPr="00D00300" w:rsidDel="004739F7">
          <w:rPr>
            <w:lang w:val="en-IE"/>
          </w:rPr>
          <w:delText xml:space="preserve"> for the whole time-frame of the study (2005-2019)</w:delText>
        </w:r>
        <w:r w:rsidR="00221CAF" w:rsidRPr="00D00300" w:rsidDel="004739F7">
          <w:rPr>
            <w:lang w:val="en-IE"/>
          </w:rPr>
          <w:delText xml:space="preserve">. </w:delText>
        </w:r>
        <w:r w:rsidR="00846AB5" w:rsidRPr="00D00300" w:rsidDel="004739F7">
          <w:rPr>
            <w:lang w:val="en-IE"/>
          </w:rPr>
          <w:delText xml:space="preserve">We considered this temporal dimension, given the similarity between the values of the single years. </w:delText>
        </w:r>
        <w:r w:rsidR="00724EE4" w:rsidRPr="00D00300" w:rsidDel="004739F7">
          <w:rPr>
            <w:lang w:val="en-IE"/>
          </w:rPr>
          <w:delText>The dataset is public</w:delText>
        </w:r>
        <w:r w:rsidR="00882ABC" w:rsidRPr="00D00300" w:rsidDel="004739F7">
          <w:rPr>
            <w:lang w:val="en-IE"/>
          </w:rPr>
          <w:delText>ly</w:delText>
        </w:r>
        <w:r w:rsidR="00724EE4" w:rsidRPr="00D00300" w:rsidDel="004739F7">
          <w:rPr>
            <w:lang w:val="en-IE"/>
          </w:rPr>
          <w:delText xml:space="preserve"> available</w:delText>
        </w:r>
        <w:r w:rsidR="00330B09" w:rsidRPr="00D00300" w:rsidDel="004739F7">
          <w:rPr>
            <w:lang w:val="en-IE"/>
          </w:rPr>
          <w:delText xml:space="preserve"> [</w:delText>
        </w:r>
        <w:r w:rsidR="00EA7130" w:rsidRPr="00D00300" w:rsidDel="004739F7">
          <w:rPr>
            <w:lang w:val="en-IE"/>
          </w:rPr>
          <w:delText>49</w:delText>
        </w:r>
        <w:r w:rsidR="00330B09" w:rsidRPr="00D00300" w:rsidDel="004739F7">
          <w:rPr>
            <w:lang w:val="en-IE"/>
          </w:rPr>
          <w:delText>]</w:delText>
        </w:r>
        <w:r w:rsidR="007B6218" w:rsidRPr="00D00300" w:rsidDel="004739F7">
          <w:rPr>
            <w:lang w:val="en-IE"/>
          </w:rPr>
          <w:delText>.</w:delText>
        </w:r>
        <w:r w:rsidR="00F8342D" w:rsidRPr="00D00300" w:rsidDel="004739F7">
          <w:rPr>
            <w:lang w:val="en-IE"/>
          </w:rPr>
          <w:delText xml:space="preserve">  </w:delText>
        </w:r>
      </w:del>
    </w:p>
    <w:p w14:paraId="449C3D86" w14:textId="13F60F2C" w:rsidR="00444631" w:rsidRPr="00D00300" w:rsidDel="004739F7" w:rsidRDefault="00444631" w:rsidP="00E537D0">
      <w:pPr>
        <w:pStyle w:val="NoSpacing"/>
        <w:rPr>
          <w:del w:id="2197" w:author="Nicola RICCETTI" w:date="2025-11-25T14:40:00Z"/>
          <w:i/>
          <w:iCs/>
          <w:lang w:val="en-IE"/>
        </w:rPr>
      </w:pPr>
      <w:del w:id="2198" w:author="Nicola RICCETTI" w:date="2025-11-25T14:40:00Z">
        <w:r w:rsidRPr="00D00300" w:rsidDel="004739F7">
          <w:rPr>
            <w:i/>
            <w:iCs/>
            <w:lang w:val="en-IE"/>
          </w:rPr>
          <w:delText>Climatic data</w:delText>
        </w:r>
      </w:del>
    </w:p>
    <w:p w14:paraId="38F1266E" w14:textId="717CFE94" w:rsidR="00444631" w:rsidRPr="00D00300" w:rsidDel="004739F7" w:rsidRDefault="006457E3" w:rsidP="00E537D0">
      <w:pPr>
        <w:pStyle w:val="NoSpacing"/>
        <w:rPr>
          <w:del w:id="2199" w:author="Nicola RICCETTI" w:date="2025-11-25T14:40:00Z"/>
          <w:lang w:val="en-IE"/>
        </w:rPr>
      </w:pPr>
      <w:del w:id="2200" w:author="Nicola RICCETTI" w:date="2025-11-25T14:40:00Z">
        <w:r w:rsidRPr="00D00300" w:rsidDel="004739F7">
          <w:rPr>
            <w:lang w:val="en-IE"/>
          </w:rPr>
          <w:delText xml:space="preserve">For the hourly </w:delText>
        </w:r>
        <w:r w:rsidR="001E66F8" w:rsidRPr="00D00300" w:rsidDel="004739F7">
          <w:rPr>
            <w:lang w:val="en-IE"/>
          </w:rPr>
          <w:delText>air temperature in</w:delText>
        </w:r>
        <w:r w:rsidR="00444631" w:rsidRPr="00D00300" w:rsidDel="004739F7">
          <w:rPr>
            <w:lang w:val="en-IE"/>
          </w:rPr>
          <w:delText xml:space="preserve"> K, and </w:delText>
        </w:r>
        <w:r w:rsidR="001E66F8" w:rsidRPr="00D00300" w:rsidDel="004739F7">
          <w:rPr>
            <w:lang w:val="en-IE"/>
          </w:rPr>
          <w:delText>the precipitation</w:delText>
        </w:r>
        <w:r w:rsidR="00444631" w:rsidRPr="00D00300" w:rsidDel="004739F7">
          <w:rPr>
            <w:lang w:val="en-IE"/>
          </w:rPr>
          <w:delText xml:space="preserve"> in m </w:delText>
        </w:r>
        <w:r w:rsidRPr="00D00300" w:rsidDel="004739F7">
          <w:rPr>
            <w:lang w:val="en-IE"/>
          </w:rPr>
          <w:delText>we rely on the ERA5 Copernicus data</w:delText>
        </w:r>
        <w:r w:rsidR="00444631" w:rsidRPr="00D00300" w:rsidDel="004739F7">
          <w:rPr>
            <w:lang w:val="en-IE"/>
          </w:rPr>
          <w:delText>.</w:delText>
        </w:r>
        <w:r w:rsidRPr="00D00300" w:rsidDel="004739F7">
          <w:rPr>
            <w:lang w:val="en-IE"/>
          </w:rPr>
          <w:delText xml:space="preserve"> The dataset is public</w:delText>
        </w:r>
        <w:r w:rsidR="00882ABC" w:rsidRPr="00D00300" w:rsidDel="004739F7">
          <w:rPr>
            <w:lang w:val="en-IE"/>
          </w:rPr>
          <w:delText>ly</w:delText>
        </w:r>
        <w:r w:rsidRPr="00D00300" w:rsidDel="004739F7">
          <w:rPr>
            <w:lang w:val="en-IE"/>
          </w:rPr>
          <w:delText xml:space="preserve"> available</w:delText>
        </w:r>
        <w:r w:rsidR="00330B09" w:rsidRPr="00D00300" w:rsidDel="004739F7">
          <w:rPr>
            <w:lang w:val="en-IE"/>
          </w:rPr>
          <w:delText xml:space="preserve"> [</w:delText>
        </w:r>
        <w:r w:rsidR="00EA7130" w:rsidRPr="00D00300" w:rsidDel="004739F7">
          <w:rPr>
            <w:lang w:val="en-IE"/>
          </w:rPr>
          <w:delText>50</w:delText>
        </w:r>
        <w:r w:rsidR="00330B09" w:rsidRPr="00D00300" w:rsidDel="004739F7">
          <w:rPr>
            <w:lang w:val="en-IE"/>
          </w:rPr>
          <w:delText>]</w:delText>
        </w:r>
        <w:r w:rsidR="001E66F8" w:rsidRPr="00D00300" w:rsidDel="004739F7">
          <w:rPr>
            <w:lang w:val="en-IE"/>
          </w:rPr>
          <w:delText>.</w:delText>
        </w:r>
      </w:del>
    </w:p>
    <w:p w14:paraId="165C2141" w14:textId="1422C4EA" w:rsidR="00444631" w:rsidRPr="00D00300" w:rsidDel="004739F7" w:rsidRDefault="00444631" w:rsidP="00E537D0">
      <w:pPr>
        <w:pStyle w:val="NoSpacing"/>
        <w:rPr>
          <w:del w:id="2201" w:author="Nicola RICCETTI" w:date="2025-11-25T14:40:00Z"/>
          <w:i/>
          <w:lang w:val="en-IE"/>
        </w:rPr>
      </w:pPr>
      <w:del w:id="2202" w:author="Nicola RICCETTI" w:date="2025-11-25T14:40:00Z">
        <w:r w:rsidRPr="00D00300" w:rsidDel="004739F7">
          <w:rPr>
            <w:i/>
            <w:lang w:val="en-IE"/>
          </w:rPr>
          <w:delText>Socio-demographic data</w:delText>
        </w:r>
      </w:del>
    </w:p>
    <w:p w14:paraId="53AFB3B9" w14:textId="6827A5A3" w:rsidR="004F7144" w:rsidRPr="00D00300" w:rsidDel="004739F7" w:rsidRDefault="00825222" w:rsidP="00E537D0">
      <w:pPr>
        <w:pStyle w:val="NoSpacing"/>
        <w:rPr>
          <w:del w:id="2203" w:author="Nicola RICCETTI" w:date="2025-11-25T14:40:00Z"/>
          <w:lang w:val="en-IE"/>
        </w:rPr>
      </w:pPr>
      <w:del w:id="2204" w:author="Nicola RICCETTI" w:date="2025-11-25T14:40:00Z">
        <w:r w:rsidRPr="00D00300" w:rsidDel="004739F7">
          <w:rPr>
            <w:lang w:val="en-IE"/>
          </w:rPr>
          <w:delText xml:space="preserve">Information on population (in number of </w:delText>
        </w:r>
        <w:r w:rsidR="00000986" w:rsidDel="004739F7">
          <w:rPr>
            <w:lang w:val="en-IE"/>
          </w:rPr>
          <w:delText>persons</w:delText>
        </w:r>
        <w:r w:rsidRPr="00D00300" w:rsidDel="004739F7">
          <w:rPr>
            <w:lang w:val="en-IE"/>
          </w:rPr>
          <w:delText xml:space="preserve">), area (in </w:delText>
        </w:r>
        <w:r w:rsidR="007F5D34" w:rsidRPr="00D00300" w:rsidDel="004739F7">
          <w:rPr>
            <w:lang w:val="en-IE"/>
          </w:rPr>
          <w:delText>k</w:delText>
        </w:r>
        <w:r w:rsidRPr="00D00300" w:rsidDel="004739F7">
          <w:rPr>
            <w:lang w:val="en-IE"/>
          </w:rPr>
          <w:delText>m</w:delText>
        </w:r>
        <w:r w:rsidRPr="00D00300" w:rsidDel="004739F7">
          <w:rPr>
            <w:vertAlign w:val="superscript"/>
            <w:lang w:val="en-IE"/>
          </w:rPr>
          <w:delText>2</w:delText>
        </w:r>
        <w:r w:rsidRPr="00D00300" w:rsidDel="004739F7">
          <w:rPr>
            <w:lang w:val="en-IE"/>
          </w:rPr>
          <w:delText xml:space="preserve">), </w:delText>
        </w:r>
        <w:r w:rsidR="00444631" w:rsidRPr="00D00300" w:rsidDel="004739F7">
          <w:rPr>
            <w:lang w:val="en-IE"/>
          </w:rPr>
          <w:delText xml:space="preserve">population density (in </w:delText>
        </w:r>
        <w:r w:rsidR="00000986" w:rsidDel="004739F7">
          <w:rPr>
            <w:lang w:val="en-IE"/>
          </w:rPr>
          <w:delText>persons</w:delText>
        </w:r>
        <w:r w:rsidR="00444631" w:rsidRPr="00D00300" w:rsidDel="004739F7">
          <w:rPr>
            <w:lang w:val="en-IE"/>
          </w:rPr>
          <w:delText xml:space="preserve"> per </w:delText>
        </w:r>
        <w:r w:rsidR="007F5D34" w:rsidRPr="00D00300" w:rsidDel="004739F7">
          <w:rPr>
            <w:lang w:val="en-IE"/>
          </w:rPr>
          <w:delText>k</w:delText>
        </w:r>
        <w:r w:rsidR="00444631" w:rsidRPr="00D00300" w:rsidDel="004739F7">
          <w:rPr>
            <w:lang w:val="en-IE"/>
          </w:rPr>
          <w:delText>m</w:delText>
        </w:r>
        <w:r w:rsidR="00444631" w:rsidRPr="00D00300" w:rsidDel="004739F7">
          <w:rPr>
            <w:vertAlign w:val="superscript"/>
            <w:lang w:val="en-IE"/>
          </w:rPr>
          <w:delText>2</w:delText>
        </w:r>
        <w:r w:rsidR="00444631" w:rsidRPr="00D00300" w:rsidDel="004739F7">
          <w:rPr>
            <w:lang w:val="en-IE"/>
          </w:rPr>
          <w:delText xml:space="preserve">) and gross domestic product per person (GDP, in Euros), at </w:delText>
        </w:r>
        <w:r w:rsidR="0090579B" w:rsidRPr="00D00300" w:rsidDel="004739F7">
          <w:rPr>
            <w:lang w:val="en-IE"/>
          </w:rPr>
          <w:delText>province/</w:delText>
        </w:r>
        <w:r w:rsidR="00444631" w:rsidRPr="00D00300" w:rsidDel="004739F7">
          <w:rPr>
            <w:lang w:val="en-IE"/>
          </w:rPr>
          <w:delText>NUTS3 level, were obtained from the European Statistical Office (EUROSTAT)</w:delText>
        </w:r>
        <w:r w:rsidR="00330B09" w:rsidRPr="00D00300" w:rsidDel="004739F7">
          <w:rPr>
            <w:lang w:val="en-IE"/>
          </w:rPr>
          <w:delText xml:space="preserve"> [</w:delText>
        </w:r>
        <w:r w:rsidR="00EA7130" w:rsidRPr="00D00300" w:rsidDel="004739F7">
          <w:rPr>
            <w:lang w:val="en-IE"/>
          </w:rPr>
          <w:delText>51</w:delText>
        </w:r>
        <w:r w:rsidR="00330B09" w:rsidRPr="00D00300" w:rsidDel="004739F7">
          <w:rPr>
            <w:lang w:val="en-IE"/>
          </w:rPr>
          <w:delText>]</w:delText>
        </w:r>
        <w:r w:rsidR="00444631" w:rsidRPr="00D00300" w:rsidDel="004739F7">
          <w:rPr>
            <w:lang w:val="en-IE"/>
          </w:rPr>
          <w:delText>. Dataset were customized to cover the time-frame of the study.</w:delText>
        </w:r>
        <w:r w:rsidR="004F7144" w:rsidRPr="00D00300" w:rsidDel="004739F7">
          <w:rPr>
            <w:lang w:val="en-IE"/>
          </w:rPr>
          <w:delText xml:space="preserve"> </w:delText>
        </w:r>
      </w:del>
    </w:p>
    <w:p w14:paraId="47DBF017" w14:textId="540A5C51" w:rsidR="0076302B" w:rsidRPr="00D00300" w:rsidDel="004739F7" w:rsidRDefault="0076302B" w:rsidP="00216255">
      <w:pPr>
        <w:pStyle w:val="NoSpacing"/>
        <w:rPr>
          <w:del w:id="2205" w:author="Nicola RICCETTI" w:date="2025-11-25T14:40:00Z"/>
          <w:b/>
          <w:bCs/>
          <w:i/>
          <w:iCs/>
          <w:lang w:val="en-IE"/>
        </w:rPr>
      </w:pPr>
    </w:p>
    <w:p w14:paraId="7FBA82C9" w14:textId="72CF18F2" w:rsidR="00444631" w:rsidRPr="00D00300" w:rsidDel="004739F7" w:rsidRDefault="00444631" w:rsidP="00E537D0">
      <w:pPr>
        <w:pStyle w:val="NoSpacing"/>
        <w:rPr>
          <w:del w:id="2206" w:author="Nicola RICCETTI" w:date="2025-11-25T14:40:00Z"/>
          <w:b/>
          <w:bCs/>
          <w:i/>
          <w:iCs/>
          <w:lang w:val="en-IE"/>
        </w:rPr>
      </w:pPr>
      <w:del w:id="2207" w:author="Nicola RICCETTI" w:date="2025-11-25T14:40:00Z">
        <w:r w:rsidRPr="00D00300" w:rsidDel="004739F7">
          <w:rPr>
            <w:b/>
            <w:bCs/>
            <w:i/>
            <w:iCs/>
            <w:lang w:val="en-IE"/>
          </w:rPr>
          <w:delText>Variables operationalisation</w:delText>
        </w:r>
      </w:del>
    </w:p>
    <w:p w14:paraId="313845AB" w14:textId="26444B61" w:rsidR="00444631" w:rsidRPr="00D00300" w:rsidDel="004739F7" w:rsidRDefault="00444631" w:rsidP="00E537D0">
      <w:pPr>
        <w:pStyle w:val="NoSpacing"/>
        <w:rPr>
          <w:del w:id="2208" w:author="Nicola RICCETTI" w:date="2025-11-25T14:40:00Z"/>
          <w:lang w:val="en-IE"/>
        </w:rPr>
      </w:pPr>
      <w:del w:id="2209" w:author="Nicola RICCETTI" w:date="2025-11-25T14:40:00Z">
        <w:r w:rsidRPr="00D00300" w:rsidDel="004739F7">
          <w:rPr>
            <w:lang w:val="en-IE"/>
          </w:rPr>
          <w:delText xml:space="preserve">The following variables were included in the study in their original form: </w:delText>
        </w:r>
        <w:r w:rsidR="009C7C1A" w:rsidRPr="00D00300" w:rsidDel="004739F7">
          <w:rPr>
            <w:lang w:val="en-IE"/>
          </w:rPr>
          <w:delText xml:space="preserve">area, population, </w:delText>
        </w:r>
        <w:r w:rsidRPr="00D00300" w:rsidDel="004739F7">
          <w:rPr>
            <w:lang w:val="en-IE"/>
          </w:rPr>
          <w:delText xml:space="preserve">population density, and GDP. </w:delText>
        </w:r>
        <w:r w:rsidR="009C7C1A" w:rsidRPr="00D00300" w:rsidDel="004739F7">
          <w:rPr>
            <w:lang w:val="en-IE"/>
          </w:rPr>
          <w:delText>Furthermore, two the first three variables (i.e., area, population, and population density) were used in combination to obtain the third, when missing.</w:delText>
        </w:r>
        <w:r w:rsidR="00B66636" w:rsidRPr="00D00300" w:rsidDel="004739F7">
          <w:rPr>
            <w:lang w:val="en-IE"/>
          </w:rPr>
          <w:delText xml:space="preserve"> In addition, it is important to notice that – just as for any other variable included in this study – only one single time-point was considered, which covered the whole observed period (2005-2019), and over which the different values where averaged.</w:delText>
        </w:r>
      </w:del>
    </w:p>
    <w:p w14:paraId="56D57348" w14:textId="7DD280F9" w:rsidR="00444631" w:rsidRPr="00D00300" w:rsidDel="004739F7" w:rsidRDefault="00444631" w:rsidP="00E537D0">
      <w:pPr>
        <w:pStyle w:val="NoSpacing"/>
        <w:rPr>
          <w:del w:id="2210" w:author="Nicola RICCETTI" w:date="2025-11-25T14:40:00Z"/>
          <w:lang w:val="en-IE"/>
        </w:rPr>
      </w:pPr>
      <w:del w:id="2211" w:author="Nicola RICCETTI" w:date="2025-11-25T14:40:00Z">
        <w:r w:rsidRPr="00D00300" w:rsidDel="004739F7">
          <w:rPr>
            <w:lang w:val="en-IE"/>
          </w:rPr>
          <w:delText xml:space="preserve">Human cases of viral MBDs were grouped by </w:delText>
        </w:r>
        <w:r w:rsidR="006920B1" w:rsidRPr="00D00300" w:rsidDel="004739F7">
          <w:rPr>
            <w:lang w:val="en-IE"/>
          </w:rPr>
          <w:delText xml:space="preserve">the </w:delText>
        </w:r>
        <w:r w:rsidR="0090579B" w:rsidRPr="00D00300" w:rsidDel="004739F7">
          <w:rPr>
            <w:lang w:val="en-IE"/>
          </w:rPr>
          <w:delText>province/</w:delText>
        </w:r>
        <w:r w:rsidRPr="00D00300" w:rsidDel="004739F7">
          <w:rPr>
            <w:lang w:val="en-IE"/>
          </w:rPr>
          <w:delText>NUTS3</w:delText>
        </w:r>
        <w:r w:rsidR="006920B1" w:rsidRPr="00D00300" w:rsidDel="004739F7">
          <w:rPr>
            <w:lang w:val="en-IE"/>
          </w:rPr>
          <w:delText xml:space="preserve"> of infection</w:delText>
        </w:r>
        <w:r w:rsidRPr="00D00300" w:rsidDel="004739F7">
          <w:rPr>
            <w:lang w:val="en-IE"/>
          </w:rPr>
          <w:delText xml:space="preserve">. </w:delText>
        </w:r>
        <w:r w:rsidR="00CF2734" w:rsidRPr="00D00300" w:rsidDel="004739F7">
          <w:rPr>
            <w:lang w:val="en-IE"/>
          </w:rPr>
          <w:delText xml:space="preserve">From this, a variable for </w:delText>
        </w:r>
        <w:r w:rsidR="006920B1" w:rsidRPr="00D00300" w:rsidDel="004739F7">
          <w:rPr>
            <w:lang w:val="en-IE"/>
          </w:rPr>
          <w:delText>i</w:delText>
        </w:r>
        <w:r w:rsidR="00CF2734" w:rsidRPr="00D00300" w:rsidDel="004739F7">
          <w:rPr>
            <w:lang w:val="en-IE"/>
          </w:rPr>
          <w:delText xml:space="preserve">ncidence was calculated, dividing the number of cases in each </w:delText>
        </w:r>
        <w:r w:rsidR="0090579B" w:rsidRPr="00D00300" w:rsidDel="004739F7">
          <w:rPr>
            <w:lang w:val="en-IE"/>
          </w:rPr>
          <w:delText>province/</w:delText>
        </w:r>
        <w:r w:rsidR="00CF2734" w:rsidRPr="00D00300" w:rsidDel="004739F7">
          <w:rPr>
            <w:lang w:val="en-IE"/>
          </w:rPr>
          <w:delText xml:space="preserve">NUTS3 for </w:delText>
        </w:r>
        <w:r w:rsidR="006920B1" w:rsidRPr="00D00300" w:rsidDel="004739F7">
          <w:rPr>
            <w:lang w:val="en-IE"/>
          </w:rPr>
          <w:delText>its</w:delText>
        </w:r>
        <w:r w:rsidR="00CF2734" w:rsidRPr="00D00300" w:rsidDel="004739F7">
          <w:rPr>
            <w:lang w:val="en-IE"/>
          </w:rPr>
          <w:delText xml:space="preserve"> population</w:delText>
        </w:r>
      </w:del>
    </w:p>
    <w:p w14:paraId="55B479E8" w14:textId="782D7086" w:rsidR="00444631" w:rsidRPr="00D00300" w:rsidDel="004739F7" w:rsidRDefault="001420C2" w:rsidP="00E537D0">
      <w:pPr>
        <w:pStyle w:val="NoSpacing"/>
        <w:rPr>
          <w:del w:id="2212" w:author="Nicola RICCETTI" w:date="2025-11-25T14:40:00Z"/>
          <w:lang w:val="en-IE"/>
        </w:rPr>
      </w:pPr>
      <w:del w:id="2213" w:author="Nicola RICCETTI" w:date="2025-11-25T14:40:00Z">
        <w:r w:rsidRPr="00D00300" w:rsidDel="004739F7">
          <w:rPr>
            <w:lang w:val="en-IE"/>
          </w:rPr>
          <w:delText xml:space="preserve">To allow for comparability with the outcome of interest, land </w:delText>
        </w:r>
        <w:r w:rsidR="00444631" w:rsidRPr="00D00300" w:rsidDel="004739F7">
          <w:rPr>
            <w:lang w:val="en-IE"/>
          </w:rPr>
          <w:delText>cover data</w:delText>
        </w:r>
        <w:r w:rsidR="002E74C1" w:rsidRPr="00D00300" w:rsidDel="004739F7">
          <w:rPr>
            <w:lang w:val="en-IE"/>
          </w:rPr>
          <w:delText xml:space="preserve"> – presented as squared-kilometric amount of each land cover variable –</w:delText>
        </w:r>
        <w:r w:rsidR="00444631" w:rsidRPr="00D00300" w:rsidDel="004739F7">
          <w:rPr>
            <w:lang w:val="en-IE"/>
          </w:rPr>
          <w:delText xml:space="preserve"> were</w:delText>
        </w:r>
        <w:r w:rsidRPr="00D00300" w:rsidDel="004739F7">
          <w:rPr>
            <w:lang w:val="en-IE"/>
          </w:rPr>
          <w:delText xml:space="preserve"> also</w:delText>
        </w:r>
        <w:r w:rsidR="00444631" w:rsidRPr="00D00300" w:rsidDel="004739F7">
          <w:rPr>
            <w:lang w:val="en-IE"/>
          </w:rPr>
          <w:delText xml:space="preserve"> </w:delText>
        </w:r>
        <w:r w:rsidR="00C76C65" w:rsidRPr="00D00300" w:rsidDel="004739F7">
          <w:rPr>
            <w:lang w:val="en-IE"/>
          </w:rPr>
          <w:delText xml:space="preserve">rescaled </w:delText>
        </w:r>
        <w:r w:rsidR="00444631" w:rsidRPr="00D00300" w:rsidDel="004739F7">
          <w:rPr>
            <w:lang w:val="en-IE"/>
          </w:rPr>
          <w:delText>to</w:delText>
        </w:r>
        <w:r w:rsidR="0090579B" w:rsidRPr="00D00300" w:rsidDel="004739F7">
          <w:rPr>
            <w:lang w:val="en-IE"/>
          </w:rPr>
          <w:delText xml:space="preserve"> province/</w:delText>
        </w:r>
        <w:r w:rsidR="00444631" w:rsidRPr="00D00300" w:rsidDel="004739F7">
          <w:rPr>
            <w:lang w:val="en-IE"/>
          </w:rPr>
          <w:delText xml:space="preserve">NUTS3 level and grouped by </w:delText>
        </w:r>
        <w:r w:rsidR="0090579B" w:rsidRPr="00D00300" w:rsidDel="004739F7">
          <w:rPr>
            <w:lang w:val="en-IE"/>
          </w:rPr>
          <w:delText>province/</w:delText>
        </w:r>
        <w:r w:rsidR="00444631" w:rsidRPr="00D00300" w:rsidDel="004739F7">
          <w:rPr>
            <w:lang w:val="en-IE"/>
          </w:rPr>
          <w:delText xml:space="preserve">NUTS3. In addition, the various categories were summarized in six macro-categories as follows: </w:delText>
        </w:r>
      </w:del>
    </w:p>
    <w:p w14:paraId="3D26C7F1" w14:textId="657997FC" w:rsidR="00216255" w:rsidRPr="00D00300" w:rsidDel="004739F7" w:rsidRDefault="00444631" w:rsidP="00E537D0">
      <w:pPr>
        <w:pStyle w:val="NoSpacing"/>
        <w:numPr>
          <w:ilvl w:val="0"/>
          <w:numId w:val="13"/>
        </w:numPr>
        <w:rPr>
          <w:del w:id="2214" w:author="Nicola RICCETTI" w:date="2025-11-25T14:40:00Z"/>
          <w:lang w:val="en-IE"/>
        </w:rPr>
      </w:pPr>
      <w:del w:id="2215" w:author="Nicola RICCETTI" w:date="2025-11-25T14:40:00Z">
        <w:r w:rsidRPr="00D00300" w:rsidDel="004739F7">
          <w:rPr>
            <w:lang w:val="en-IE"/>
          </w:rPr>
          <w:delText xml:space="preserve">Forest: Tree cover, broadleaved, evergreen, closed to open (&gt;15%); Tree cover, broadleaved, deciduous, closed to open (&gt;15%); Tree cover, broadleaved, deciduous, closed (&gt;40%); Tree cover, broadleaved, deciduous, open (15‐40%); Tree cover, needle leaved, evergreen, closed to open (&gt;15%); Tree cover, needle leaved, evergreen, closed (&gt;40%); Tree cover, needle leaved, evergreen, open (15‐40%); Tree cover, needle leaved, deciduous, closed to open (&gt;15%); Tree cover, needle leaved, deciduous, closed (&gt;40%); Tree cover, needle leaved, deciduous, open (15‐40%); Tree cover, mixed leaf type (broadleaved and needle leaved); Mosaic tree and shrub (&gt;50%) / herbaceous cover (&lt;50%), </w:delText>
        </w:r>
      </w:del>
    </w:p>
    <w:p w14:paraId="6AAB225B" w14:textId="1B490DEC" w:rsidR="00216255" w:rsidRPr="00D00300" w:rsidDel="004739F7" w:rsidRDefault="00444631" w:rsidP="00E537D0">
      <w:pPr>
        <w:pStyle w:val="NoSpacing"/>
        <w:numPr>
          <w:ilvl w:val="0"/>
          <w:numId w:val="13"/>
        </w:numPr>
        <w:rPr>
          <w:del w:id="2216" w:author="Nicola RICCETTI" w:date="2025-11-25T14:40:00Z"/>
          <w:lang w:val="en-IE"/>
        </w:rPr>
      </w:pPr>
      <w:del w:id="2217" w:author="Nicola RICCETTI" w:date="2025-11-25T14:40:00Z">
        <w:r w:rsidRPr="00D00300" w:rsidDel="004739F7">
          <w:rPr>
            <w:lang w:val="en-IE"/>
          </w:rPr>
          <w:delText xml:space="preserve">Shrub: Mosaic herbaceous cover (&gt;50%) / tree and shrub (&lt;50%); Scrubland; Evergreen shrub land; Deciduous shrub land, </w:delText>
        </w:r>
      </w:del>
    </w:p>
    <w:p w14:paraId="06B7CBAC" w14:textId="2D94D950" w:rsidR="00216255" w:rsidRPr="00D00300" w:rsidDel="004739F7" w:rsidRDefault="00444631" w:rsidP="00E537D0">
      <w:pPr>
        <w:pStyle w:val="NoSpacing"/>
        <w:numPr>
          <w:ilvl w:val="0"/>
          <w:numId w:val="13"/>
        </w:numPr>
        <w:rPr>
          <w:del w:id="2218" w:author="Nicola RICCETTI" w:date="2025-11-25T14:40:00Z"/>
          <w:lang w:val="en-IE"/>
        </w:rPr>
      </w:pPr>
      <w:del w:id="2219" w:author="Nicola RICCETTI" w:date="2025-11-25T14:40:00Z">
        <w:r w:rsidRPr="00D00300" w:rsidDel="004739F7">
          <w:rPr>
            <w:lang w:val="en-IE"/>
          </w:rPr>
          <w:delText xml:space="preserve">Urban: Urban areas; Bare areas; Consolidated bare areas; Unconsolidated bare areas, </w:delText>
        </w:r>
      </w:del>
    </w:p>
    <w:p w14:paraId="3D9DDE5C" w14:textId="385FEAD7" w:rsidR="00216255" w:rsidRPr="00D00300" w:rsidDel="004739F7" w:rsidRDefault="00444631" w:rsidP="00E537D0">
      <w:pPr>
        <w:pStyle w:val="NoSpacing"/>
        <w:numPr>
          <w:ilvl w:val="0"/>
          <w:numId w:val="13"/>
        </w:numPr>
        <w:rPr>
          <w:del w:id="2220" w:author="Nicola RICCETTI" w:date="2025-11-25T14:40:00Z"/>
          <w:lang w:val="en-IE"/>
        </w:rPr>
      </w:pPr>
      <w:del w:id="2221" w:author="Nicola RICCETTI" w:date="2025-11-25T14:40:00Z">
        <w:r w:rsidRPr="00D00300" w:rsidDel="004739F7">
          <w:rPr>
            <w:lang w:val="en-IE"/>
          </w:rPr>
          <w:delText xml:space="preserve">Crop: Cropland, rain-fed; Herbaceous cover; Tree or shrub cover; Cropland, irrigated or post‐flooding; Mosaic cropland (&gt;50%) / natural vegetation (tree, shrub, herbaceous cover) (&lt;50%); Mosaic natural vegetation (tree, shrub, herbaceous cover) (&gt;50%) / cropland (&lt;50%), </w:delText>
        </w:r>
      </w:del>
    </w:p>
    <w:p w14:paraId="2A7978C7" w14:textId="536C24FE" w:rsidR="00216255" w:rsidRPr="00D00300" w:rsidDel="004739F7" w:rsidRDefault="00444631" w:rsidP="00E537D0">
      <w:pPr>
        <w:pStyle w:val="NoSpacing"/>
        <w:numPr>
          <w:ilvl w:val="0"/>
          <w:numId w:val="13"/>
        </w:numPr>
        <w:rPr>
          <w:del w:id="2222" w:author="Nicola RICCETTI" w:date="2025-11-25T14:40:00Z"/>
          <w:lang w:val="en-IE"/>
        </w:rPr>
      </w:pPr>
      <w:del w:id="2223" w:author="Nicola RICCETTI" w:date="2025-11-25T14:40:00Z">
        <w:r w:rsidRPr="00D00300" w:rsidDel="004739F7">
          <w:rPr>
            <w:lang w:val="en-IE"/>
          </w:rPr>
          <w:delText xml:space="preserve">Water: Water bodies, and </w:delText>
        </w:r>
      </w:del>
    </w:p>
    <w:p w14:paraId="18FD09E3" w14:textId="634906FE" w:rsidR="00444631" w:rsidRPr="00D00300" w:rsidDel="004739F7" w:rsidRDefault="00444631" w:rsidP="00E537D0">
      <w:pPr>
        <w:pStyle w:val="NoSpacing"/>
        <w:numPr>
          <w:ilvl w:val="0"/>
          <w:numId w:val="13"/>
        </w:numPr>
        <w:rPr>
          <w:del w:id="2224" w:author="Nicola RICCETTI" w:date="2025-11-25T14:40:00Z"/>
          <w:lang w:val="en-IE"/>
        </w:rPr>
      </w:pPr>
      <w:del w:id="2225" w:author="Nicola RICCETTI" w:date="2025-11-25T14:40:00Z">
        <w:r w:rsidRPr="00D00300" w:rsidDel="004739F7">
          <w:rPr>
            <w:lang w:val="en-IE"/>
          </w:rPr>
          <w:delText>Other: Grassland; Lichens and mosses; Sparse vegetation (tree, shrub, herbaceous cover) (&lt;15%); Sparse tree (&lt;15%); Sparse shrub (&lt;15%); Sparse herbaceous cover (&lt;15%); Tree cover, flooded, fresh or brackish water; Tree cover, flooded, saline water; Shrub or herbaceous cover, flooded, fresh/saline/brackish water; and Permanent snow and ice.</w:delText>
        </w:r>
        <w:r w:rsidR="002B4A60" w:rsidRPr="00D00300" w:rsidDel="004739F7">
          <w:rPr>
            <w:lang w:val="en-IE"/>
          </w:rPr>
          <w:delText xml:space="preserve"> </w:delText>
        </w:r>
        <w:r w:rsidR="007C1A82" w:rsidRPr="00D00300" w:rsidDel="004739F7">
          <w:rPr>
            <w:lang w:val="en-IE"/>
          </w:rPr>
          <w:delText xml:space="preserve"> </w:delText>
        </w:r>
      </w:del>
    </w:p>
    <w:p w14:paraId="3E711106" w14:textId="29A3B49D" w:rsidR="00444631" w:rsidRPr="00D00300" w:rsidDel="004739F7" w:rsidRDefault="002E74C1" w:rsidP="00E537D0">
      <w:pPr>
        <w:pStyle w:val="NoSpacing"/>
        <w:rPr>
          <w:del w:id="2226" w:author="Nicola RICCETTI" w:date="2025-11-25T14:40:00Z"/>
          <w:lang w:val="en-IE"/>
        </w:rPr>
      </w:pPr>
      <w:del w:id="2227" w:author="Nicola RICCETTI" w:date="2025-11-25T14:40:00Z">
        <w:r w:rsidRPr="00D00300" w:rsidDel="004739F7">
          <w:rPr>
            <w:lang w:val="en-IE"/>
          </w:rPr>
          <w:delText>The aggregation of the ESA CCI Land Cover classes into six macro-categories—forest, shrub, crop, urban, water, and other—was undertaken to simplify the analysis and focus on broader land cover trends relevant to our study objectives. We considered that this approach would allow us for clearer interpretation and communication of results, especially when dealing with large-scale geographic datasets.</w:delText>
        </w:r>
        <w:r w:rsidRPr="00D00300" w:rsidDel="004739F7">
          <w:delText xml:space="preserve"> Potential drawbacks can be represented by the overlooking of finer distinctions within each category. Future studies could consider additional layers or sub-categories for more detailed investigations</w:delText>
        </w:r>
        <w:r w:rsidR="00444631" w:rsidRPr="00D00300" w:rsidDel="004739F7">
          <w:rPr>
            <w:lang w:val="en-IE"/>
          </w:rPr>
          <w:delText>Temperature and total precipitation were averaged</w:delText>
        </w:r>
        <w:r w:rsidR="004F7144" w:rsidRPr="00D00300" w:rsidDel="004739F7">
          <w:rPr>
            <w:lang w:val="en-IE"/>
          </w:rPr>
          <w:delText xml:space="preserve"> </w:delText>
        </w:r>
        <w:r w:rsidR="00444631" w:rsidRPr="00D00300" w:rsidDel="004739F7">
          <w:rPr>
            <w:lang w:val="en-IE"/>
          </w:rPr>
          <w:delText xml:space="preserve">after grouping the data by </w:delText>
        </w:r>
        <w:r w:rsidR="0090579B" w:rsidRPr="00D00300" w:rsidDel="004739F7">
          <w:rPr>
            <w:lang w:val="en-IE"/>
          </w:rPr>
          <w:delText>province/</w:delText>
        </w:r>
        <w:r w:rsidR="00444631" w:rsidRPr="00D00300" w:rsidDel="004739F7">
          <w:rPr>
            <w:lang w:val="en-IE"/>
          </w:rPr>
          <w:delText>NUTS3</w:delText>
        </w:r>
        <w:r w:rsidR="009C7C1A" w:rsidRPr="00D00300" w:rsidDel="004739F7">
          <w:rPr>
            <w:lang w:val="en-IE"/>
          </w:rPr>
          <w:delText>,</w:delText>
        </w:r>
        <w:r w:rsidR="006920B1" w:rsidRPr="00D00300" w:rsidDel="004739F7">
          <w:rPr>
            <w:lang w:val="en-IE"/>
          </w:rPr>
          <w:delText xml:space="preserve"> </w:delText>
        </w:r>
        <w:r w:rsidR="00444631" w:rsidRPr="00D00300" w:rsidDel="004739F7">
          <w:rPr>
            <w:lang w:val="en-IE"/>
          </w:rPr>
          <w:delText xml:space="preserve">and a newly created variable for season (defined as: </w:delText>
        </w:r>
        <w:r w:rsidR="00882ABC" w:rsidRPr="00D00300" w:rsidDel="004739F7">
          <w:rPr>
            <w:lang w:val="en-IE"/>
          </w:rPr>
          <w:delText xml:space="preserve">Winter </w:delText>
        </w:r>
        <w:r w:rsidR="00444631" w:rsidRPr="00D00300" w:rsidDel="004739F7">
          <w:rPr>
            <w:lang w:val="en-IE"/>
          </w:rPr>
          <w:delText xml:space="preserve">[January, February, and March], </w:delText>
        </w:r>
        <w:r w:rsidR="00882ABC" w:rsidRPr="00D00300" w:rsidDel="004739F7">
          <w:rPr>
            <w:lang w:val="en-IE"/>
          </w:rPr>
          <w:delText xml:space="preserve">Spring </w:delText>
        </w:r>
        <w:r w:rsidR="00444631" w:rsidRPr="00D00300" w:rsidDel="004739F7">
          <w:rPr>
            <w:lang w:val="en-IE"/>
          </w:rPr>
          <w:delText xml:space="preserve">[April, May, and June], </w:delText>
        </w:r>
        <w:r w:rsidR="00882ABC" w:rsidRPr="00D00300" w:rsidDel="004739F7">
          <w:rPr>
            <w:lang w:val="en-IE"/>
          </w:rPr>
          <w:delText xml:space="preserve">Summer </w:delText>
        </w:r>
        <w:r w:rsidR="00444631" w:rsidRPr="00D00300" w:rsidDel="004739F7">
          <w:rPr>
            <w:lang w:val="en-IE"/>
          </w:rPr>
          <w:delText xml:space="preserve">[July, August, and September], and </w:delText>
        </w:r>
        <w:r w:rsidR="00882ABC" w:rsidRPr="00D00300" w:rsidDel="004739F7">
          <w:rPr>
            <w:lang w:val="en-IE"/>
          </w:rPr>
          <w:delText xml:space="preserve">Autumn </w:delText>
        </w:r>
        <w:r w:rsidR="00444631" w:rsidRPr="00D00300" w:rsidDel="004739F7">
          <w:rPr>
            <w:lang w:val="en-IE"/>
          </w:rPr>
          <w:delText xml:space="preserve">[October, November, and December]). </w:delText>
        </w:r>
        <w:r w:rsidR="00846AB5" w:rsidRPr="00D00300" w:rsidDel="004739F7">
          <w:rPr>
            <w:lang w:val="en-IE"/>
          </w:rPr>
          <w:delText xml:space="preserve">We considered this approach to better represent the seasonal nature of WNV disease cases in humans. </w:delText>
        </w:r>
        <w:r w:rsidR="00444631" w:rsidRPr="00D00300" w:rsidDel="004739F7">
          <w:rPr>
            <w:lang w:val="en-IE"/>
          </w:rPr>
          <w:delText xml:space="preserve">In addition, to better understand the impact of climatic variables on mosquitoes’ life traits, six new variables were created: </w:delText>
        </w:r>
      </w:del>
    </w:p>
    <w:p w14:paraId="12A6D891" w14:textId="0C0E4E5E" w:rsidR="00444631" w:rsidRPr="00D00300" w:rsidDel="004739F7" w:rsidRDefault="009C7C1A" w:rsidP="00E537D0">
      <w:pPr>
        <w:pStyle w:val="NoSpacing"/>
        <w:numPr>
          <w:ilvl w:val="0"/>
          <w:numId w:val="14"/>
        </w:numPr>
        <w:rPr>
          <w:del w:id="2228" w:author="Nicola RICCETTI" w:date="2025-11-25T14:40:00Z"/>
          <w:lang w:val="en-IE"/>
        </w:rPr>
      </w:pPr>
      <w:del w:id="2229" w:author="Nicola RICCETTI" w:date="2025-11-25T14:40:00Z">
        <w:r w:rsidRPr="00D00300" w:rsidDel="004739F7">
          <w:rPr>
            <w:lang w:val="en-IE"/>
          </w:rPr>
          <w:delText>Total g</w:delText>
        </w:r>
        <w:r w:rsidR="00444631" w:rsidRPr="00D00300" w:rsidDel="004739F7">
          <w:rPr>
            <w:lang w:val="en-IE"/>
          </w:rPr>
          <w:delText>rowth days (counting the days per season in which the average temperature was higher than 14.3</w:delText>
        </w:r>
        <w:r w:rsidR="004F7144" w:rsidRPr="00D00300" w:rsidDel="004739F7">
          <w:rPr>
            <w:lang w:val="en-IE"/>
          </w:rPr>
          <w:delText xml:space="preserve"> ℃</w:delText>
        </w:r>
        <w:r w:rsidR="00444631" w:rsidRPr="00D00300" w:rsidDel="004739F7">
          <w:rPr>
            <w:lang w:val="en-IE"/>
          </w:rPr>
          <w:delText xml:space="preserve">), </w:delText>
        </w:r>
      </w:del>
    </w:p>
    <w:p w14:paraId="25CEEDCC" w14:textId="28485C6C" w:rsidR="00444631" w:rsidRPr="00D00300" w:rsidDel="004739F7" w:rsidRDefault="009C7C1A" w:rsidP="00E537D0">
      <w:pPr>
        <w:pStyle w:val="NoSpacing"/>
        <w:numPr>
          <w:ilvl w:val="0"/>
          <w:numId w:val="14"/>
        </w:numPr>
        <w:rPr>
          <w:del w:id="2230" w:author="Nicola RICCETTI" w:date="2025-11-25T14:40:00Z"/>
          <w:lang w:val="en-IE"/>
        </w:rPr>
      </w:pPr>
      <w:del w:id="2231" w:author="Nicola RICCETTI" w:date="2025-11-25T14:40:00Z">
        <w:r w:rsidRPr="00D00300" w:rsidDel="004739F7">
          <w:rPr>
            <w:lang w:val="en-IE"/>
          </w:rPr>
          <w:delText xml:space="preserve">Maximum </w:delText>
        </w:r>
        <w:r w:rsidR="00444631" w:rsidRPr="00D00300" w:rsidDel="004739F7">
          <w:rPr>
            <w:lang w:val="en-IE"/>
          </w:rPr>
          <w:delText>growth days (counting the maximum number of consecutive days per season in which the average temperature was higher than 14.3</w:delText>
        </w:r>
        <w:r w:rsidR="004F7144" w:rsidRPr="00D00300" w:rsidDel="004739F7">
          <w:rPr>
            <w:lang w:val="en-IE"/>
          </w:rPr>
          <w:delText>℃</w:delText>
        </w:r>
        <w:r w:rsidR="00444631" w:rsidRPr="00D00300" w:rsidDel="004739F7">
          <w:rPr>
            <w:lang w:val="en-IE"/>
          </w:rPr>
          <w:delText xml:space="preserve">), </w:delText>
        </w:r>
      </w:del>
    </w:p>
    <w:p w14:paraId="0E856AA7" w14:textId="1D863AF8" w:rsidR="00444631" w:rsidRPr="00D00300" w:rsidDel="004739F7" w:rsidRDefault="009C7C1A" w:rsidP="00E537D0">
      <w:pPr>
        <w:pStyle w:val="NoSpacing"/>
        <w:numPr>
          <w:ilvl w:val="0"/>
          <w:numId w:val="14"/>
        </w:numPr>
        <w:rPr>
          <w:del w:id="2232" w:author="Nicola RICCETTI" w:date="2025-11-25T14:40:00Z"/>
          <w:lang w:val="en-IE"/>
        </w:rPr>
      </w:pPr>
      <w:del w:id="2233" w:author="Nicola RICCETTI" w:date="2025-11-25T14:40:00Z">
        <w:r w:rsidRPr="00D00300" w:rsidDel="004739F7">
          <w:rPr>
            <w:lang w:val="en-IE"/>
          </w:rPr>
          <w:delText>Total w</w:delText>
        </w:r>
        <w:r w:rsidR="00444631" w:rsidRPr="00D00300" w:rsidDel="004739F7">
          <w:rPr>
            <w:lang w:val="en-IE"/>
          </w:rPr>
          <w:delText>et days (counting the days per season in which the total precipitation was &gt; 0.001</w:delText>
        </w:r>
        <w:r w:rsidR="00125334" w:rsidRPr="00D00300" w:rsidDel="004739F7">
          <w:rPr>
            <w:lang w:val="en-IE"/>
          </w:rPr>
          <w:delText xml:space="preserve"> </w:delText>
        </w:r>
        <w:r w:rsidR="00444631" w:rsidRPr="00D00300" w:rsidDel="004739F7">
          <w:rPr>
            <w:lang w:val="en-IE"/>
          </w:rPr>
          <w:delText xml:space="preserve">m, as per definition of the World Meteorological Organization [WMO] of the United Nations [UN]), </w:delText>
        </w:r>
      </w:del>
    </w:p>
    <w:p w14:paraId="2F593D58" w14:textId="0CD6BCAA" w:rsidR="00444631" w:rsidRPr="00D00300" w:rsidDel="004739F7" w:rsidRDefault="009C7C1A" w:rsidP="00E537D0">
      <w:pPr>
        <w:pStyle w:val="NoSpacing"/>
        <w:numPr>
          <w:ilvl w:val="0"/>
          <w:numId w:val="14"/>
        </w:numPr>
        <w:rPr>
          <w:del w:id="2234" w:author="Nicola RICCETTI" w:date="2025-11-25T14:40:00Z"/>
          <w:lang w:val="en-IE"/>
        </w:rPr>
      </w:pPr>
      <w:del w:id="2235" w:author="Nicola RICCETTI" w:date="2025-11-25T14:40:00Z">
        <w:r w:rsidRPr="00D00300" w:rsidDel="004739F7">
          <w:rPr>
            <w:lang w:val="en-IE"/>
          </w:rPr>
          <w:delText>Total d</w:delText>
        </w:r>
        <w:r w:rsidR="00444631" w:rsidRPr="00D00300" w:rsidDel="004739F7">
          <w:rPr>
            <w:lang w:val="en-IE"/>
          </w:rPr>
          <w:delText>ry days (counting the days per season in which the total precipitation was ≤ 0.001</w:delText>
        </w:r>
        <w:r w:rsidR="00125334" w:rsidRPr="00D00300" w:rsidDel="004739F7">
          <w:rPr>
            <w:lang w:val="en-IE"/>
          </w:rPr>
          <w:delText xml:space="preserve"> </w:delText>
        </w:r>
        <w:r w:rsidR="00444631" w:rsidRPr="00D00300" w:rsidDel="004739F7">
          <w:rPr>
            <w:lang w:val="en-IE"/>
          </w:rPr>
          <w:delText xml:space="preserve">m), and </w:delText>
        </w:r>
      </w:del>
    </w:p>
    <w:p w14:paraId="0D93270C" w14:textId="1BAB47F4" w:rsidR="00444631" w:rsidRPr="00D00300" w:rsidDel="004739F7" w:rsidRDefault="009C7C1A" w:rsidP="00E537D0">
      <w:pPr>
        <w:pStyle w:val="NoSpacing"/>
        <w:numPr>
          <w:ilvl w:val="0"/>
          <w:numId w:val="14"/>
        </w:numPr>
        <w:rPr>
          <w:del w:id="2236" w:author="Nicola RICCETTI" w:date="2025-11-25T14:40:00Z"/>
          <w:lang w:val="en-IE"/>
        </w:rPr>
      </w:pPr>
      <w:del w:id="2237" w:author="Nicola RICCETTI" w:date="2025-11-25T14:40:00Z">
        <w:r w:rsidRPr="00D00300" w:rsidDel="004739F7">
          <w:rPr>
            <w:lang w:val="en-IE"/>
          </w:rPr>
          <w:delText>Maximum</w:delText>
        </w:r>
        <w:r w:rsidR="00444631" w:rsidRPr="00D00300" w:rsidDel="004739F7">
          <w:rPr>
            <w:lang w:val="en-IE"/>
          </w:rPr>
          <w:delText xml:space="preserve"> wet and dry days (</w:delText>
        </w:r>
        <w:bookmarkStart w:id="2238" w:name="_Hlk185857299"/>
        <w:r w:rsidR="00444631" w:rsidRPr="00D00300" w:rsidDel="004739F7">
          <w:rPr>
            <w:lang w:val="en-IE"/>
          </w:rPr>
          <w:delText>counting the maximum number of consecutive days per season in which the total precipitation was &gt; and ≤, respectively, of 0.</w:delText>
        </w:r>
        <w:r w:rsidR="00882ABC" w:rsidRPr="00D00300" w:rsidDel="004739F7">
          <w:rPr>
            <w:lang w:val="en-IE"/>
          </w:rPr>
          <w:delText>00</w:delText>
        </w:r>
        <w:r w:rsidR="00FC60B2" w:rsidRPr="00D00300" w:rsidDel="004739F7">
          <w:rPr>
            <w:lang w:val="en-IE"/>
          </w:rPr>
          <w:delText>1</w:delText>
        </w:r>
        <w:r w:rsidR="00882ABC" w:rsidRPr="00D00300" w:rsidDel="004739F7">
          <w:rPr>
            <w:lang w:val="en-IE"/>
          </w:rPr>
          <w:delText xml:space="preserve"> </w:delText>
        </w:r>
        <w:r w:rsidR="00444631" w:rsidRPr="00D00300" w:rsidDel="004739F7">
          <w:rPr>
            <w:lang w:val="en-IE"/>
          </w:rPr>
          <w:delText>m</w:delText>
        </w:r>
        <w:bookmarkEnd w:id="2238"/>
        <w:r w:rsidR="00444631" w:rsidRPr="00D00300" w:rsidDel="004739F7">
          <w:rPr>
            <w:lang w:val="en-IE"/>
          </w:rPr>
          <w:delText>).</w:delText>
        </w:r>
      </w:del>
    </w:p>
    <w:p w14:paraId="614DB52C" w14:textId="757B5AF6" w:rsidR="00444631" w:rsidRPr="00D00300" w:rsidDel="004739F7" w:rsidRDefault="00444631" w:rsidP="00E537D0">
      <w:pPr>
        <w:pStyle w:val="NoSpacing"/>
        <w:rPr>
          <w:del w:id="2239" w:author="Nicola RICCETTI" w:date="2025-11-25T14:40:00Z"/>
          <w:b/>
          <w:bCs/>
          <w:lang w:val="en-IE"/>
        </w:rPr>
      </w:pPr>
      <w:del w:id="2240" w:author="Nicola RICCETTI" w:date="2025-11-25T14:40:00Z">
        <w:r w:rsidRPr="00D00300" w:rsidDel="004739F7">
          <w:rPr>
            <w:b/>
            <w:bCs/>
            <w:lang w:val="en-IE"/>
          </w:rPr>
          <w:delText>Statistical analysis</w:delText>
        </w:r>
      </w:del>
    </w:p>
    <w:p w14:paraId="7D2C5390" w14:textId="541556EE" w:rsidR="00444631" w:rsidRPr="00D00300" w:rsidDel="004739F7" w:rsidRDefault="00444631" w:rsidP="00E537D0">
      <w:pPr>
        <w:pStyle w:val="NoSpacing"/>
        <w:rPr>
          <w:del w:id="2241" w:author="Nicola RICCETTI" w:date="2025-11-25T14:40:00Z"/>
          <w:i/>
          <w:lang w:val="en-IE"/>
        </w:rPr>
      </w:pPr>
      <w:del w:id="2242" w:author="Nicola RICCETTI" w:date="2025-11-25T14:40:00Z">
        <w:r w:rsidRPr="00D00300" w:rsidDel="004739F7">
          <w:rPr>
            <w:i/>
            <w:lang w:val="en-IE"/>
          </w:rPr>
          <w:delText>Descriptive statistics</w:delText>
        </w:r>
      </w:del>
    </w:p>
    <w:p w14:paraId="288EC1CF" w14:textId="01433E3C" w:rsidR="00444631" w:rsidRPr="00D00300" w:rsidDel="004739F7" w:rsidRDefault="004F7144" w:rsidP="00E537D0">
      <w:pPr>
        <w:pStyle w:val="NoSpacing"/>
        <w:rPr>
          <w:del w:id="2243" w:author="Nicola RICCETTI" w:date="2025-11-25T14:40:00Z"/>
          <w:lang w:val="en-IE"/>
        </w:rPr>
      </w:pPr>
      <w:del w:id="2244" w:author="Nicola RICCETTI" w:date="2025-11-25T14:40:00Z">
        <w:r w:rsidRPr="00D00300" w:rsidDel="004739F7">
          <w:rPr>
            <w:lang w:val="en-IE"/>
          </w:rPr>
          <w:delText>I</w:delText>
        </w:r>
        <w:r w:rsidR="00444631" w:rsidRPr="00D00300" w:rsidDel="004739F7">
          <w:rPr>
            <w:lang w:val="en-IE"/>
          </w:rPr>
          <w:delText>ncidence of human cases of</w:delText>
        </w:r>
        <w:r w:rsidR="00A92EE3" w:rsidRPr="00D00300" w:rsidDel="004739F7">
          <w:rPr>
            <w:lang w:val="en-IE"/>
          </w:rPr>
          <w:delText xml:space="preserve"> viral</w:delText>
        </w:r>
        <w:r w:rsidR="00444631" w:rsidRPr="00D00300" w:rsidDel="004739F7">
          <w:rPr>
            <w:lang w:val="en-IE"/>
          </w:rPr>
          <w:delText xml:space="preserve"> mosquito-borne diseases between 20</w:delText>
        </w:r>
        <w:r w:rsidR="006920B1" w:rsidRPr="00D00300" w:rsidDel="004739F7">
          <w:rPr>
            <w:lang w:val="en-IE"/>
          </w:rPr>
          <w:delText>0</w:delText>
        </w:r>
        <w:r w:rsidR="00FC3D71" w:rsidRPr="00D00300" w:rsidDel="004739F7">
          <w:rPr>
            <w:lang w:val="en-IE"/>
          </w:rPr>
          <w:delText>5</w:delText>
        </w:r>
        <w:r w:rsidR="00444631" w:rsidRPr="00D00300" w:rsidDel="004739F7">
          <w:rPr>
            <w:lang w:val="en-IE"/>
          </w:rPr>
          <w:delText xml:space="preserve"> and 2019, as well as average value for land covers of major interest</w:delText>
        </w:r>
        <w:r w:rsidR="004C0D92" w:rsidRPr="00D00300" w:rsidDel="004739F7">
          <w:rPr>
            <w:lang w:val="en-IE"/>
          </w:rPr>
          <w:delText xml:space="preserve">. </w:delText>
        </w:r>
        <w:r w:rsidR="00A92EE3" w:rsidRPr="00D00300" w:rsidDel="004739F7">
          <w:rPr>
            <w:lang w:val="en-IE"/>
          </w:rPr>
          <w:delText>Similarly, major potential confounders (</w:delText>
        </w:r>
        <w:r w:rsidR="006920B1" w:rsidRPr="00D00300" w:rsidDel="004739F7">
          <w:rPr>
            <w:lang w:val="en-IE"/>
          </w:rPr>
          <w:delText xml:space="preserve">e.g., socio-demographic factors, and </w:delText>
        </w:r>
        <w:r w:rsidR="00A92EE3" w:rsidRPr="00D00300" w:rsidDel="004739F7">
          <w:rPr>
            <w:lang w:val="en-IE"/>
          </w:rPr>
          <w:delText xml:space="preserve">mean seasonal temperatures and precipitations) were </w:delText>
        </w:r>
        <w:r w:rsidR="006920B1" w:rsidRPr="00D00300" w:rsidDel="004739F7">
          <w:rPr>
            <w:lang w:val="en-IE"/>
          </w:rPr>
          <w:delText>reported</w:delText>
        </w:r>
        <w:r w:rsidR="00A92EE3" w:rsidRPr="00D00300" w:rsidDel="004739F7">
          <w:rPr>
            <w:lang w:val="en-IE"/>
          </w:rPr>
          <w:delText>.</w:delText>
        </w:r>
      </w:del>
    </w:p>
    <w:p w14:paraId="07ADFDD7" w14:textId="0FF85CC9" w:rsidR="00444631" w:rsidRPr="00D00300" w:rsidDel="004739F7" w:rsidRDefault="00444631" w:rsidP="00E537D0">
      <w:pPr>
        <w:pStyle w:val="NoSpacing"/>
        <w:rPr>
          <w:del w:id="2245" w:author="Nicola RICCETTI" w:date="2025-11-25T14:40:00Z"/>
          <w:i/>
          <w:iCs/>
        </w:rPr>
      </w:pPr>
      <w:del w:id="2246" w:author="Nicola RICCETTI" w:date="2025-11-25T14:40:00Z">
        <w:r w:rsidRPr="00D00300" w:rsidDel="004739F7">
          <w:rPr>
            <w:i/>
            <w:iCs/>
          </w:rPr>
          <w:delText>Regression analysis</w:delText>
        </w:r>
      </w:del>
    </w:p>
    <w:p w14:paraId="6F2406EA" w14:textId="356A8AEC" w:rsidR="00FC3D71" w:rsidRPr="00D00300" w:rsidDel="004739F7" w:rsidRDefault="00CF2734" w:rsidP="00E537D0">
      <w:pPr>
        <w:pStyle w:val="NoSpacing"/>
        <w:rPr>
          <w:del w:id="2247" w:author="Nicola RICCETTI" w:date="2025-11-25T14:40:00Z"/>
        </w:rPr>
      </w:pPr>
      <w:del w:id="2248" w:author="Nicola RICCETTI" w:date="2025-11-25T14:40:00Z">
        <w:r w:rsidRPr="00D00300" w:rsidDel="004739F7">
          <w:delText xml:space="preserve">Before including them in the models, </w:delText>
        </w:r>
        <w:r w:rsidR="00897E62" w:rsidRPr="00D00300" w:rsidDel="004739F7">
          <w:delText>each of the dependent and independent</w:delText>
        </w:r>
        <w:r w:rsidRPr="00D00300" w:rsidDel="004739F7">
          <w:delText xml:space="preserve"> variable</w:delText>
        </w:r>
        <w:r w:rsidR="00897E62" w:rsidRPr="00D00300" w:rsidDel="004739F7">
          <w:delText>s</w:delText>
        </w:r>
        <w:r w:rsidRPr="00D00300" w:rsidDel="004739F7">
          <w:delText xml:space="preserve"> was </w:delText>
        </w:r>
        <w:r w:rsidR="000B2B35" w:rsidRPr="00D00300" w:rsidDel="004739F7">
          <w:delText xml:space="preserve">standardized </w:delText>
        </w:r>
        <w:r w:rsidRPr="00D00300" w:rsidDel="004739F7">
          <w:delText>(z-scores</w:delText>
        </w:r>
        <w:r w:rsidR="00897E62" w:rsidRPr="00D00300" w:rsidDel="004739F7">
          <w:delText xml:space="preserve">); also, the independent variables were </w:delText>
        </w:r>
        <w:r w:rsidRPr="00D00300" w:rsidDel="004739F7">
          <w:delText xml:space="preserve">observed in a correlation matrix. Variables, which correlated with a value </w:delText>
        </w:r>
        <w:r w:rsidR="00C71498" w:rsidRPr="00D00300" w:rsidDel="004739F7">
          <w:delText>≥</w:delText>
        </w:r>
        <w:r w:rsidRPr="00D00300" w:rsidDel="004739F7">
          <w:delText>0.8 were considere</w:delText>
        </w:r>
        <w:r w:rsidR="00FC3D71" w:rsidRPr="00D00300" w:rsidDel="004739F7">
          <w:delText xml:space="preserve">d for exclusion from the model (Supplementary material, </w:delText>
        </w:r>
        <w:r w:rsidR="00B97A1C" w:rsidRPr="00D00300" w:rsidDel="004739F7">
          <w:delText>Figure</w:delText>
        </w:r>
        <w:r w:rsidR="00FC3D71" w:rsidRPr="00D00300" w:rsidDel="004739F7">
          <w:delText xml:space="preserve"> S1).</w:delText>
        </w:r>
        <w:r w:rsidR="00284A7E" w:rsidRPr="00D00300" w:rsidDel="004739F7">
          <w:delText xml:space="preserve"> When selecting which variable to exclude from the model, we oriented ourselves to favour known relevant</w:delText>
        </w:r>
        <w:r w:rsidR="003E4020" w:rsidRPr="00D00300" w:rsidDel="004739F7">
          <w:delText xml:space="preserve"> factors (e.g., temperature in s</w:delText>
        </w:r>
        <w:r w:rsidR="00284A7E" w:rsidRPr="00D00300" w:rsidDel="004739F7">
          <w:delText>pring).</w:delText>
        </w:r>
        <w:r w:rsidR="00FC3D71" w:rsidRPr="00D00300" w:rsidDel="004739F7">
          <w:delText xml:space="preserve"> Following this analysis, and due to the elevated correlation with other variables we decided to exclude from the model the following variables: </w:delText>
        </w:r>
        <w:r w:rsidR="00897E62" w:rsidRPr="00D00300" w:rsidDel="004739F7">
          <w:delText xml:space="preserve">a) </w:delText>
        </w:r>
        <w:r w:rsidR="003E4020" w:rsidRPr="00D00300" w:rsidDel="004739F7">
          <w:delText>mean temperature in w</w:delText>
        </w:r>
        <w:r w:rsidR="00FC3D71" w:rsidRPr="00D00300" w:rsidDel="004739F7">
          <w:delText xml:space="preserve">inter and </w:delText>
        </w:r>
        <w:r w:rsidR="003E4020" w:rsidRPr="00D00300" w:rsidDel="004739F7">
          <w:delText>a</w:delText>
        </w:r>
        <w:r w:rsidR="006A13C2" w:rsidRPr="00D00300" w:rsidDel="004739F7">
          <w:delText>utumn</w:delText>
        </w:r>
        <w:r w:rsidR="00FC3D71" w:rsidRPr="00D00300" w:rsidDel="004739F7">
          <w:delText>;</w:delText>
        </w:r>
        <w:r w:rsidR="00897E62" w:rsidRPr="00D00300" w:rsidDel="004739F7">
          <w:delText xml:space="preserve"> b) m</w:delText>
        </w:r>
        <w:r w:rsidR="00FC3D71" w:rsidRPr="00D00300" w:rsidDel="004739F7">
          <w:delText xml:space="preserve">ean precipitation in </w:delText>
        </w:r>
        <w:r w:rsidR="003E4020" w:rsidRPr="00D00300" w:rsidDel="004739F7">
          <w:delText>s</w:delText>
        </w:r>
        <w:r w:rsidR="00FC3D71" w:rsidRPr="00D00300" w:rsidDel="004739F7">
          <w:delText>pring</w:delText>
        </w:r>
        <w:r w:rsidR="006A13C2" w:rsidRPr="00D00300" w:rsidDel="004739F7">
          <w:delText xml:space="preserve">, </w:delText>
        </w:r>
        <w:r w:rsidR="003E4020" w:rsidRPr="00D00300" w:rsidDel="004739F7">
          <w:delText>s</w:delText>
        </w:r>
        <w:r w:rsidR="006A13C2" w:rsidRPr="00D00300" w:rsidDel="004739F7">
          <w:delText xml:space="preserve">ummer, and </w:delText>
        </w:r>
        <w:r w:rsidR="003E4020" w:rsidRPr="00D00300" w:rsidDel="004739F7">
          <w:delText>a</w:delText>
        </w:r>
        <w:r w:rsidR="006A13C2" w:rsidRPr="00D00300" w:rsidDel="004739F7">
          <w:delText>utumn</w:delText>
        </w:r>
        <w:r w:rsidR="00FC3D71" w:rsidRPr="00D00300" w:rsidDel="004739F7">
          <w:delText>;</w:delText>
        </w:r>
        <w:r w:rsidR="00897E62" w:rsidRPr="00D00300" w:rsidDel="004739F7">
          <w:delText xml:space="preserve"> c) </w:delText>
        </w:r>
        <w:r w:rsidR="00FC3D71" w:rsidRPr="00D00300" w:rsidDel="004739F7">
          <w:delText xml:space="preserve">total growth days in all </w:delText>
        </w:r>
        <w:r w:rsidR="003E4020" w:rsidRPr="00D00300" w:rsidDel="004739F7">
          <w:delText>w</w:delText>
        </w:r>
        <w:r w:rsidR="00FC3D71" w:rsidRPr="00D00300" w:rsidDel="004739F7">
          <w:delText xml:space="preserve">inter, </w:delText>
        </w:r>
        <w:r w:rsidR="003E4020" w:rsidRPr="00D00300" w:rsidDel="004739F7">
          <w:delText>s</w:delText>
        </w:r>
        <w:r w:rsidR="00FC3D71" w:rsidRPr="00D00300" w:rsidDel="004739F7">
          <w:delText xml:space="preserve">pring, </w:delText>
        </w:r>
        <w:r w:rsidR="003E4020" w:rsidRPr="00D00300" w:rsidDel="004739F7">
          <w:delText>s</w:delText>
        </w:r>
        <w:r w:rsidR="00FC3D71" w:rsidRPr="00D00300" w:rsidDel="004739F7">
          <w:delText xml:space="preserve">ummer, and </w:delText>
        </w:r>
        <w:r w:rsidR="003E4020" w:rsidRPr="00D00300" w:rsidDel="004739F7">
          <w:delText>a</w:delText>
        </w:r>
        <w:r w:rsidR="00FC3D71" w:rsidRPr="00D00300" w:rsidDel="004739F7">
          <w:delText xml:space="preserve">utumn; </w:delText>
        </w:r>
        <w:r w:rsidR="00897E62" w:rsidRPr="00D00300" w:rsidDel="004739F7">
          <w:delText xml:space="preserve">d) </w:delText>
        </w:r>
        <w:r w:rsidR="00FC3D71" w:rsidRPr="00D00300" w:rsidDel="004739F7">
          <w:delText xml:space="preserve">maximum growth days in all </w:delText>
        </w:r>
        <w:r w:rsidR="003E4020" w:rsidRPr="00D00300" w:rsidDel="004739F7">
          <w:delText>w</w:delText>
        </w:r>
        <w:r w:rsidR="00FC3D71" w:rsidRPr="00D00300" w:rsidDel="004739F7">
          <w:delText xml:space="preserve">inter, </w:delText>
        </w:r>
        <w:r w:rsidR="003E4020" w:rsidRPr="00D00300" w:rsidDel="004739F7">
          <w:delText>s</w:delText>
        </w:r>
        <w:r w:rsidR="00FC3D71" w:rsidRPr="00D00300" w:rsidDel="004739F7">
          <w:delText xml:space="preserve">pring, and </w:delText>
        </w:r>
        <w:r w:rsidR="003E4020" w:rsidRPr="00D00300" w:rsidDel="004739F7">
          <w:delText>a</w:delText>
        </w:r>
        <w:r w:rsidR="00FC3D71" w:rsidRPr="00D00300" w:rsidDel="004739F7">
          <w:delText xml:space="preserve">utumn; </w:delText>
        </w:r>
        <w:r w:rsidR="00897E62" w:rsidRPr="00D00300" w:rsidDel="004739F7">
          <w:delText xml:space="preserve">e) </w:delText>
        </w:r>
        <w:r w:rsidR="003E4020" w:rsidRPr="00D00300" w:rsidDel="004739F7">
          <w:delText>maximum wet days in s</w:delText>
        </w:r>
        <w:r w:rsidR="00FC3D71" w:rsidRPr="00D00300" w:rsidDel="004739F7">
          <w:delText xml:space="preserve">pring, </w:delText>
        </w:r>
        <w:r w:rsidR="006A13C2" w:rsidRPr="00D00300" w:rsidDel="004739F7">
          <w:delText xml:space="preserve">and </w:delText>
        </w:r>
        <w:r w:rsidR="003E4020" w:rsidRPr="00D00300" w:rsidDel="004739F7">
          <w:delText>s</w:delText>
        </w:r>
        <w:r w:rsidR="00FC3D71" w:rsidRPr="00D00300" w:rsidDel="004739F7">
          <w:delText xml:space="preserve">ummer; and </w:delText>
        </w:r>
        <w:r w:rsidR="00897E62" w:rsidRPr="00D00300" w:rsidDel="004739F7">
          <w:delText xml:space="preserve">f) </w:delText>
        </w:r>
        <w:r w:rsidR="00FC3D71" w:rsidRPr="00D00300" w:rsidDel="004739F7">
          <w:delText xml:space="preserve">maximum dry days in </w:delText>
        </w:r>
        <w:r w:rsidR="003E4020" w:rsidRPr="00D00300" w:rsidDel="004739F7">
          <w:delText>s</w:delText>
        </w:r>
        <w:r w:rsidR="00FC3D71" w:rsidRPr="00D00300" w:rsidDel="004739F7">
          <w:delText xml:space="preserve">ummer. Therefore, the variables included in the final model were: </w:delText>
        </w:r>
        <w:r w:rsidR="00897E62" w:rsidRPr="00D00300" w:rsidDel="004739F7">
          <w:delText xml:space="preserve">a) </w:delText>
        </w:r>
        <w:r w:rsidR="00FC3D71" w:rsidRPr="00D00300" w:rsidDel="004739F7">
          <w:delText xml:space="preserve">land cover forest, shrub, urban, crop, water, other; </w:delText>
        </w:r>
        <w:r w:rsidR="00897E62" w:rsidRPr="00D00300" w:rsidDel="004739F7">
          <w:delText xml:space="preserve">b) </w:delText>
        </w:r>
        <w:r w:rsidR="00FC3D71" w:rsidRPr="00D00300" w:rsidDel="004739F7">
          <w:delText xml:space="preserve">gross-domestic product; </w:delText>
        </w:r>
        <w:r w:rsidR="00897E62" w:rsidRPr="00D00300" w:rsidDel="004739F7">
          <w:delText xml:space="preserve">c) </w:delText>
        </w:r>
        <w:r w:rsidR="006A13C2" w:rsidRPr="00D00300" w:rsidDel="004739F7">
          <w:delText>population density;</w:delText>
        </w:r>
        <w:r w:rsidR="008C0B89" w:rsidRPr="00D00300" w:rsidDel="004739F7">
          <w:delText xml:space="preserve"> </w:delText>
        </w:r>
        <w:r w:rsidR="00897E62" w:rsidRPr="00D00300" w:rsidDel="004739F7">
          <w:delText xml:space="preserve">d) </w:delText>
        </w:r>
        <w:r w:rsidR="00FC3D71" w:rsidRPr="00D00300" w:rsidDel="004739F7">
          <w:delText>mean temperature</w:delText>
        </w:r>
        <w:r w:rsidR="006A13C2" w:rsidRPr="00D00300" w:rsidDel="004739F7">
          <w:delText>s</w:delText>
        </w:r>
        <w:r w:rsidR="00FC3D71" w:rsidRPr="00D00300" w:rsidDel="004739F7">
          <w:delText xml:space="preserve"> in </w:delText>
        </w:r>
        <w:r w:rsidR="003E4020" w:rsidRPr="00D00300" w:rsidDel="004739F7">
          <w:delText>s</w:delText>
        </w:r>
        <w:r w:rsidR="006A13C2" w:rsidRPr="00D00300" w:rsidDel="004739F7">
          <w:delText xml:space="preserve">pring and </w:delText>
        </w:r>
        <w:r w:rsidR="003E4020" w:rsidRPr="00D00300" w:rsidDel="004739F7">
          <w:delText>s</w:delText>
        </w:r>
        <w:r w:rsidR="00FC3D71" w:rsidRPr="00D00300" w:rsidDel="004739F7">
          <w:delText>ummer</w:delText>
        </w:r>
        <w:r w:rsidR="006A13C2" w:rsidRPr="00D00300" w:rsidDel="004739F7">
          <w:delText>;</w:delText>
        </w:r>
        <w:r w:rsidR="00897E62" w:rsidRPr="00D00300" w:rsidDel="004739F7">
          <w:delText xml:space="preserve"> e) </w:delText>
        </w:r>
        <w:r w:rsidR="00FC3D71" w:rsidRPr="00D00300" w:rsidDel="004739F7">
          <w:delText xml:space="preserve">mean precipitation in </w:delText>
        </w:r>
        <w:r w:rsidR="003E4020" w:rsidRPr="00D00300" w:rsidDel="004739F7">
          <w:delText>w</w:delText>
        </w:r>
        <w:r w:rsidR="00FC3D71" w:rsidRPr="00D00300" w:rsidDel="004739F7">
          <w:delText xml:space="preserve">inter; </w:delText>
        </w:r>
        <w:r w:rsidR="00897E62" w:rsidRPr="00D00300" w:rsidDel="004739F7">
          <w:delText xml:space="preserve">f) </w:delText>
        </w:r>
        <w:r w:rsidR="006A13C2" w:rsidRPr="00D00300" w:rsidDel="004739F7">
          <w:delText xml:space="preserve">maximum wet days in </w:delText>
        </w:r>
        <w:r w:rsidR="003E4020" w:rsidRPr="00D00300" w:rsidDel="004739F7">
          <w:delText>w</w:delText>
        </w:r>
        <w:r w:rsidR="006A13C2" w:rsidRPr="00D00300" w:rsidDel="004739F7">
          <w:delText xml:space="preserve">inter and </w:delText>
        </w:r>
        <w:r w:rsidR="003E4020" w:rsidRPr="00D00300" w:rsidDel="004739F7">
          <w:delText>a</w:delText>
        </w:r>
        <w:r w:rsidR="006A13C2" w:rsidRPr="00D00300" w:rsidDel="004739F7">
          <w:delText>utumn;</w:delText>
        </w:r>
        <w:r w:rsidR="00897E62" w:rsidRPr="00D00300" w:rsidDel="004739F7">
          <w:delText xml:space="preserve"> and g) </w:delText>
        </w:r>
        <w:r w:rsidR="00FC3D71" w:rsidRPr="00D00300" w:rsidDel="004739F7">
          <w:delText xml:space="preserve">maximum dry days in </w:delText>
        </w:r>
        <w:r w:rsidR="003E4020" w:rsidRPr="00D00300" w:rsidDel="004739F7">
          <w:delText>w</w:delText>
        </w:r>
        <w:r w:rsidR="00FC3D71" w:rsidRPr="00D00300" w:rsidDel="004739F7">
          <w:delText>inter</w:delText>
        </w:r>
        <w:r w:rsidR="006A13C2" w:rsidRPr="00D00300" w:rsidDel="004739F7">
          <w:delText xml:space="preserve">, </w:delText>
        </w:r>
        <w:r w:rsidR="003E4020" w:rsidRPr="00D00300" w:rsidDel="004739F7">
          <w:delText>s</w:delText>
        </w:r>
        <w:r w:rsidR="006A13C2" w:rsidRPr="00D00300" w:rsidDel="004739F7">
          <w:delText xml:space="preserve">pring, and </w:delText>
        </w:r>
        <w:r w:rsidR="003E4020" w:rsidRPr="00D00300" w:rsidDel="004739F7">
          <w:delText>a</w:delText>
        </w:r>
        <w:r w:rsidR="006A13C2" w:rsidRPr="00D00300" w:rsidDel="004739F7">
          <w:delText>utumn</w:delText>
        </w:r>
        <w:r w:rsidR="00FC3D71" w:rsidRPr="00D00300" w:rsidDel="004739F7">
          <w:delText>.</w:delText>
        </w:r>
      </w:del>
    </w:p>
    <w:p w14:paraId="0435002F" w14:textId="4B3A9DED" w:rsidR="00C04248" w:rsidRPr="00D00300" w:rsidDel="004739F7" w:rsidRDefault="00076839" w:rsidP="00E537D0">
      <w:pPr>
        <w:pStyle w:val="NoSpacing"/>
        <w:rPr>
          <w:del w:id="2249" w:author="Nicola RICCETTI" w:date="2025-11-25T14:40:00Z"/>
          <w:lang w:val="en-IE"/>
        </w:rPr>
      </w:pPr>
      <w:del w:id="2250" w:author="Nicola RICCETTI" w:date="2025-11-25T14:40:00Z">
        <w:r w:rsidRPr="00D00300" w:rsidDel="004739F7">
          <w:rPr>
            <w:lang w:val="en-IE"/>
          </w:rPr>
          <w:delText xml:space="preserve">The variable considered for the model were then tested for spatial autocorrelation (Moran’s </w:delText>
        </w:r>
        <w:r w:rsidRPr="00D00300" w:rsidDel="004739F7">
          <w:rPr>
            <w:i/>
            <w:lang w:val="en-IE"/>
          </w:rPr>
          <w:delText>I</w:delText>
        </w:r>
        <w:r w:rsidRPr="00D00300" w:rsidDel="004739F7">
          <w:rPr>
            <w:lang w:val="en-IE"/>
          </w:rPr>
          <w:delText>), to evaluate the</w:delText>
        </w:r>
        <w:r w:rsidR="00C04248" w:rsidRPr="00D00300" w:rsidDel="004739F7">
          <w:rPr>
            <w:lang w:val="en-IE"/>
          </w:rPr>
          <w:delText>ir autocorrelation</w:delText>
        </w:r>
        <w:r w:rsidRPr="00D00300" w:rsidDel="004739F7">
          <w:rPr>
            <w:lang w:val="en-IE"/>
          </w:rPr>
          <w:delText xml:space="preserve"> </w:delText>
        </w:r>
        <w:r w:rsidR="00C04248" w:rsidRPr="00D00300" w:rsidDel="004739F7">
          <w:rPr>
            <w:lang w:val="en-IE"/>
          </w:rPr>
          <w:delText>and therefore validate the use of spatial model</w:delText>
        </w:r>
        <w:r w:rsidR="00165444" w:rsidRPr="00D00300" w:rsidDel="004739F7">
          <w:rPr>
            <w:lang w:val="en-IE"/>
          </w:rPr>
          <w:delText xml:space="preserve"> </w:delText>
        </w:r>
        <w:r w:rsidRPr="00D00300" w:rsidDel="004739F7">
          <w:rPr>
            <w:lang w:val="en-IE"/>
          </w:rPr>
          <w:delText>(Supplementary material – Table S</w:delText>
        </w:r>
        <w:r w:rsidR="00B50C91" w:rsidRPr="00D00300" w:rsidDel="004739F7">
          <w:rPr>
            <w:lang w:val="en-IE"/>
          </w:rPr>
          <w:delText>2</w:delText>
        </w:r>
        <w:r w:rsidRPr="00D00300" w:rsidDel="004739F7">
          <w:rPr>
            <w:lang w:val="en-IE"/>
          </w:rPr>
          <w:delText>)</w:delText>
        </w:r>
        <w:r w:rsidR="00165444" w:rsidRPr="00D00300" w:rsidDel="004739F7">
          <w:rPr>
            <w:lang w:val="en-IE"/>
          </w:rPr>
          <w:delText xml:space="preserve"> [</w:delText>
        </w:r>
        <w:r w:rsidR="00EA7130" w:rsidRPr="00D00300" w:rsidDel="004739F7">
          <w:rPr>
            <w:lang w:val="en-IE"/>
          </w:rPr>
          <w:delText>53</w:delText>
        </w:r>
        <w:r w:rsidR="00270284" w:rsidRPr="00D00300" w:rsidDel="004739F7">
          <w:rPr>
            <w:lang w:val="en-IE"/>
          </w:rPr>
          <w:delText xml:space="preserve">, </w:delText>
        </w:r>
        <w:r w:rsidR="00EA7130" w:rsidRPr="00D00300" w:rsidDel="004739F7">
          <w:rPr>
            <w:lang w:val="en-IE"/>
          </w:rPr>
          <w:delText>53</w:delText>
        </w:r>
        <w:r w:rsidR="00165444" w:rsidRPr="00D00300" w:rsidDel="004739F7">
          <w:rPr>
            <w:lang w:val="en-IE"/>
          </w:rPr>
          <w:delText>]</w:delText>
        </w:r>
        <w:r w:rsidRPr="00D00300" w:rsidDel="004739F7">
          <w:rPr>
            <w:lang w:val="en-IE"/>
          </w:rPr>
          <w:delText xml:space="preserve">. </w:delText>
        </w:r>
      </w:del>
    </w:p>
    <w:p w14:paraId="46C143C3" w14:textId="394729A6" w:rsidR="009D51FB" w:rsidRPr="00D00300" w:rsidDel="004739F7" w:rsidRDefault="00C04248" w:rsidP="00E537D0">
      <w:pPr>
        <w:pStyle w:val="NoSpacing"/>
        <w:rPr>
          <w:del w:id="2251" w:author="Nicola RICCETTI" w:date="2025-11-25T14:40:00Z"/>
          <w:lang w:val="en-IE"/>
        </w:rPr>
      </w:pPr>
      <w:del w:id="2252" w:author="Nicola RICCETTI" w:date="2025-11-25T14:40:00Z">
        <w:r w:rsidRPr="00D00300" w:rsidDel="004739F7">
          <w:rPr>
            <w:lang w:val="en-IE"/>
          </w:rPr>
          <w:delText>In this research we make use a Geographical Weighted Regression model (GWR) with a spatial lag (SL) on the dependent variable</w:delText>
        </w:r>
        <w:r w:rsidR="00165444" w:rsidRPr="00D00300" w:rsidDel="004739F7">
          <w:rPr>
            <w:lang w:val="en-IE"/>
          </w:rPr>
          <w:delText xml:space="preserve"> [</w:delText>
        </w:r>
        <w:r w:rsidR="00EA7130" w:rsidRPr="00D00300" w:rsidDel="004739F7">
          <w:rPr>
            <w:lang w:val="en-IE"/>
          </w:rPr>
          <w:delText>54</w:delText>
        </w:r>
        <w:r w:rsidR="00165444" w:rsidRPr="00D00300" w:rsidDel="004739F7">
          <w:rPr>
            <w:lang w:val="en-IE"/>
          </w:rPr>
          <w:delText>]</w:delText>
        </w:r>
        <w:r w:rsidRPr="00D00300" w:rsidDel="004739F7">
          <w:rPr>
            <w:lang w:val="en-IE"/>
          </w:rPr>
          <w:delText xml:space="preserve">. </w:delText>
        </w:r>
      </w:del>
    </w:p>
    <w:p w14:paraId="7941FB82" w14:textId="2B789540" w:rsidR="009D51FB" w:rsidRPr="00D00300" w:rsidDel="004739F7" w:rsidRDefault="009D51FB" w:rsidP="00E537D0">
      <w:pPr>
        <w:pStyle w:val="NoSpacing"/>
        <w:rPr>
          <w:del w:id="2253" w:author="Nicola RICCETTI" w:date="2025-11-25T14:40:00Z"/>
          <w:i/>
          <w:iCs/>
          <w:lang w:val="en-IE"/>
        </w:rPr>
      </w:pPr>
      <w:del w:id="2254" w:author="Nicola RICCETTI" w:date="2025-11-25T14:40:00Z">
        <w:r w:rsidRPr="00D00300" w:rsidDel="004739F7">
          <w:rPr>
            <w:i/>
            <w:iCs/>
            <w:lang w:val="en-IE"/>
          </w:rPr>
          <w:delText>Spatial Lag Implementation</w:delText>
        </w:r>
      </w:del>
    </w:p>
    <w:p w14:paraId="0F523B0B" w14:textId="43875E92" w:rsidR="009D51FB" w:rsidRPr="00D00300" w:rsidDel="004739F7" w:rsidRDefault="009D51FB" w:rsidP="00E537D0">
      <w:pPr>
        <w:pStyle w:val="NoSpacing"/>
        <w:rPr>
          <w:del w:id="2255" w:author="Nicola RICCETTI" w:date="2025-11-25T14:40:00Z"/>
        </w:rPr>
      </w:pPr>
      <w:del w:id="2256" w:author="Nicola RICCETTI" w:date="2025-11-25T14:40:00Z">
        <w:r w:rsidRPr="00D00300" w:rsidDel="004739F7">
          <w:delText xml:space="preserve">To account for spatial dependencies in our dependent variable, we implemented a spatial lag model. The spatial lag model incorporates spatial autocorrelation by adjusting the dependent variable based on the values of </w:delText>
        </w:r>
        <w:r w:rsidR="00897E62" w:rsidRPr="00D00300" w:rsidDel="004739F7">
          <w:delText>neighbouring</w:delText>
        </w:r>
        <w:r w:rsidRPr="00D00300" w:rsidDel="004739F7">
          <w:delText xml:space="preserve"> observations. This ensures that the model accounts for the influence of spatially proximate data points.</w:delText>
        </w:r>
        <w:r w:rsidR="00C76C65" w:rsidRPr="00D00300" w:rsidDel="004739F7">
          <w:delText xml:space="preserve"> We considered this of specific relevance, given the clustered distribution of WNV cases, throughout Europe.</w:delText>
        </w:r>
      </w:del>
    </w:p>
    <w:p w14:paraId="3582C240" w14:textId="6AC07385" w:rsidR="009D51FB" w:rsidRPr="00D00300" w:rsidDel="004739F7" w:rsidRDefault="009D51FB" w:rsidP="00E537D0">
      <w:pPr>
        <w:pStyle w:val="NoSpacing"/>
        <w:rPr>
          <w:del w:id="2257" w:author="Nicola RICCETTI" w:date="2025-11-25T14:40:00Z"/>
        </w:rPr>
      </w:pPr>
      <w:del w:id="2258" w:author="Nicola RICCETTI" w:date="2025-11-25T14:40:00Z">
        <w:r w:rsidRPr="00D00300" w:rsidDel="004739F7">
          <w:delText xml:space="preserve">Let yi represent the value of the dependent variable at location i. The spatial lag model introduces a spatially lagged dependent variable, Wy, where W is the spatial weights matrix. The element Wij ​ of the matrix W quantifies the spatial relationship between locations i and j. To define the spatial weights matrix (WWW), we employed a distance-based approach. </w:delText>
        </w:r>
        <w:r w:rsidR="00FA0C85" w:rsidRPr="00D00300" w:rsidDel="004739F7">
          <w:delText>We based our selection of neighbours on a metric base. To obtain this, we first transformed our dataset to metric and then developed a distance matrix comprised between 0 and a maximum distance of 150 km. This distance matrix was used to weight our dependant variable. The independent variables were instead weighted using the bandwidth selected for the GWR model. We selected an adaptive bandwidth with a bi-square kernel. Validation of this bandwidth was based on the Akaike information criterion (AIC).</w:delText>
        </w:r>
      </w:del>
    </w:p>
    <w:p w14:paraId="04DF98D1" w14:textId="633D447E" w:rsidR="009D51FB" w:rsidRPr="00D00300" w:rsidDel="004739F7" w:rsidRDefault="009D51FB" w:rsidP="00E537D0">
      <w:pPr>
        <w:pStyle w:val="NoSpacing"/>
        <w:rPr>
          <w:del w:id="2259" w:author="Nicola RICCETTI" w:date="2025-11-25T14:40:00Z"/>
        </w:rPr>
      </w:pPr>
      <w:del w:id="2260" w:author="Nicola RICCETTI" w:date="2025-11-25T14:40:00Z">
        <w:r w:rsidRPr="00D00300" w:rsidDel="004739F7">
          <w:delText xml:space="preserve">The spatially lagged dependent variable for location </w:delText>
        </w:r>
        <w:r w:rsidR="00364564" w:rsidRPr="00D00300" w:rsidDel="004739F7">
          <w:delText>i</w:delText>
        </w:r>
        <w:r w:rsidR="00B87405" w:rsidRPr="00D00300" w:rsidDel="004739F7">
          <w:delText xml:space="preserve"> </w:delText>
        </w:r>
        <w:r w:rsidRPr="00D00300" w:rsidDel="004739F7">
          <w:delText>is then defined as:</w:delText>
        </w:r>
      </w:del>
    </w:p>
    <w:p w14:paraId="5B19CEA1" w14:textId="2006AD9D" w:rsidR="00B87405" w:rsidRPr="00D00300" w:rsidDel="004739F7" w:rsidRDefault="004C0EC6" w:rsidP="00B87405">
      <w:pPr>
        <w:spacing w:after="0"/>
        <w:jc w:val="both"/>
        <w:rPr>
          <w:del w:id="2261" w:author="Nicola RICCETTI" w:date="2025-11-25T14:40:00Z"/>
          <w:rFonts w:eastAsiaTheme="minorEastAsia" w:cs="Times New Roman"/>
          <w:color w:val="000000" w:themeColor="text1"/>
          <w:sz w:val="20"/>
          <w:szCs w:val="20"/>
          <w:lang w:val="en-IE"/>
        </w:rPr>
      </w:pPr>
      <m:oMathPara>
        <m:oMath>
          <m:sSub>
            <m:sSubPr>
              <m:ctrlPr>
                <w:del w:id="2262" w:author="Nicola RICCETTI" w:date="2025-11-25T14:40:00Z">
                  <w:rPr>
                    <w:rFonts w:ascii="Cambria Math" w:hAnsi="Cambria Math" w:cs="Times New Roman"/>
                    <w:i/>
                    <w:color w:val="000000" w:themeColor="text1"/>
                    <w:sz w:val="20"/>
                    <w:szCs w:val="20"/>
                    <w:lang w:val="en-IE"/>
                  </w:rPr>
                </w:del>
              </m:ctrlPr>
            </m:sSubPr>
            <m:e>
              <m:r>
                <w:del w:id="2263" w:author="Nicola RICCETTI" w:date="2025-11-25T14:40:00Z">
                  <w:rPr>
                    <w:rFonts w:ascii="Cambria Math" w:hAnsi="Cambria Math" w:cs="Times New Roman"/>
                    <w:color w:val="000000" w:themeColor="text1"/>
                    <w:sz w:val="20"/>
                    <w:szCs w:val="20"/>
                    <w:lang w:val="en-IE"/>
                  </w:rPr>
                  <m:t>(</m:t>
                </w:del>
              </m:r>
              <m:r>
                <w:del w:id="2264" w:author="Nicola RICCETTI" w:date="2025-11-25T14:40:00Z">
                  <w:rPr>
                    <w:rFonts w:ascii="Cambria Math" w:hAnsi="Cambria Math" w:cs="Times New Roman"/>
                    <w:color w:val="000000" w:themeColor="text1"/>
                    <w:sz w:val="20"/>
                    <w:szCs w:val="20"/>
                    <w:lang w:val="en-IE"/>
                  </w:rPr>
                  <m:t>Wy</m:t>
                </w:del>
              </m:r>
              <m:r>
                <w:del w:id="2265" w:author="Nicola RICCETTI" w:date="2025-11-25T14:40:00Z">
                  <w:rPr>
                    <w:rFonts w:ascii="Cambria Math" w:hAnsi="Cambria Math" w:cs="Times New Roman"/>
                    <w:color w:val="000000" w:themeColor="text1"/>
                    <w:sz w:val="20"/>
                    <w:szCs w:val="20"/>
                    <w:lang w:val="en-IE"/>
                  </w:rPr>
                  <m:t>)</m:t>
                </w:del>
              </m:r>
            </m:e>
            <m:sub>
              <m:r>
                <w:del w:id="2266" w:author="Nicola RICCETTI" w:date="2025-11-25T14:40:00Z">
                  <w:rPr>
                    <w:rFonts w:ascii="Cambria Math" w:hAnsi="Cambria Math" w:cs="Times New Roman"/>
                    <w:color w:val="000000" w:themeColor="text1"/>
                    <w:sz w:val="20"/>
                    <w:szCs w:val="20"/>
                    <w:lang w:val="en-IE"/>
                  </w:rPr>
                  <m:t>i</m:t>
                </w:del>
              </m:r>
            </m:sub>
          </m:sSub>
          <m:r>
            <w:del w:id="2267" w:author="Nicola RICCETTI" w:date="2025-11-25T14:40:00Z">
              <w:rPr>
                <w:rFonts w:ascii="Cambria Math" w:hAnsi="Cambria Math" w:cs="Times New Roman"/>
                <w:color w:val="000000" w:themeColor="text1"/>
                <w:sz w:val="20"/>
                <w:szCs w:val="20"/>
                <w:lang w:val="en-IE"/>
              </w:rPr>
              <m:t xml:space="preserve">= </m:t>
            </w:del>
          </m:r>
          <m:nary>
            <m:naryPr>
              <m:chr m:val="∑"/>
              <m:limLoc m:val="undOvr"/>
              <m:ctrlPr>
                <w:del w:id="2268" w:author="Nicola RICCETTI" w:date="2025-11-25T14:40:00Z">
                  <w:rPr>
                    <w:rFonts w:ascii="Cambria Math" w:hAnsi="Cambria Math" w:cs="Times New Roman"/>
                    <w:i/>
                    <w:color w:val="000000" w:themeColor="text1"/>
                    <w:sz w:val="20"/>
                    <w:szCs w:val="20"/>
                    <w:lang w:val="en-IE"/>
                  </w:rPr>
                </w:del>
              </m:ctrlPr>
            </m:naryPr>
            <m:sub>
              <m:r>
                <w:del w:id="2269" w:author="Nicola RICCETTI" w:date="2025-11-25T14:40:00Z">
                  <w:rPr>
                    <w:rFonts w:ascii="Cambria Math" w:hAnsi="Cambria Math" w:cs="Times New Roman"/>
                    <w:color w:val="000000" w:themeColor="text1"/>
                    <w:sz w:val="20"/>
                    <w:szCs w:val="20"/>
                    <w:lang w:val="en-IE"/>
                  </w:rPr>
                  <m:t>j</m:t>
                </w:del>
              </m:r>
              <m:r>
                <w:del w:id="2270" w:author="Nicola RICCETTI" w:date="2025-11-25T14:40:00Z">
                  <w:rPr>
                    <w:rFonts w:ascii="Cambria Math" w:hAnsi="Cambria Math" w:cs="Times New Roman"/>
                    <w:color w:val="000000" w:themeColor="text1"/>
                    <w:sz w:val="20"/>
                    <w:szCs w:val="20"/>
                    <w:lang w:val="en-IE"/>
                  </w:rPr>
                  <m:t>=1</m:t>
                </w:del>
              </m:r>
            </m:sub>
            <m:sup>
              <m:r>
                <w:del w:id="2271" w:author="Nicola RICCETTI" w:date="2025-11-25T14:40:00Z">
                  <w:rPr>
                    <w:rFonts w:ascii="Cambria Math" w:hAnsi="Cambria Math" w:cs="Times New Roman"/>
                    <w:color w:val="000000" w:themeColor="text1"/>
                    <w:sz w:val="20"/>
                    <w:szCs w:val="20"/>
                    <w:lang w:val="en-IE"/>
                  </w:rPr>
                  <m:t>n</m:t>
                </w:del>
              </m:r>
            </m:sup>
            <m:e>
              <m:sSub>
                <m:sSubPr>
                  <m:ctrlPr>
                    <w:del w:id="2272" w:author="Nicola RICCETTI" w:date="2025-11-25T14:40:00Z">
                      <w:rPr>
                        <w:rFonts w:ascii="Cambria Math" w:hAnsi="Cambria Math" w:cs="Times New Roman"/>
                        <w:i/>
                        <w:color w:val="000000" w:themeColor="text1"/>
                        <w:sz w:val="20"/>
                        <w:szCs w:val="20"/>
                        <w:lang w:val="en-IE"/>
                      </w:rPr>
                    </w:del>
                  </m:ctrlPr>
                </m:sSubPr>
                <m:e>
                  <m:r>
                    <w:del w:id="2273" w:author="Nicola RICCETTI" w:date="2025-11-25T14:40:00Z">
                      <w:rPr>
                        <w:rFonts w:ascii="Cambria Math" w:hAnsi="Cambria Math" w:cs="Times New Roman"/>
                        <w:color w:val="000000" w:themeColor="text1"/>
                        <w:sz w:val="20"/>
                        <w:szCs w:val="20"/>
                        <w:lang w:val="en-IE"/>
                      </w:rPr>
                      <m:t>W</m:t>
                    </w:del>
                  </m:r>
                </m:e>
                <m:sub>
                  <m:r>
                    <w:del w:id="2274" w:author="Nicola RICCETTI" w:date="2025-11-25T14:40:00Z">
                      <w:rPr>
                        <w:rFonts w:ascii="Cambria Math" w:hAnsi="Cambria Math" w:cs="Times New Roman"/>
                        <w:color w:val="000000" w:themeColor="text1"/>
                        <w:sz w:val="20"/>
                        <w:szCs w:val="20"/>
                        <w:lang w:val="en-IE"/>
                      </w:rPr>
                      <m:t>ij</m:t>
                    </w:del>
                  </m:r>
                </m:sub>
              </m:sSub>
              <m:sSub>
                <m:sSubPr>
                  <m:ctrlPr>
                    <w:del w:id="2275" w:author="Nicola RICCETTI" w:date="2025-11-25T14:40:00Z">
                      <w:rPr>
                        <w:rFonts w:ascii="Cambria Math" w:hAnsi="Cambria Math" w:cs="Times New Roman"/>
                        <w:i/>
                        <w:color w:val="000000" w:themeColor="text1"/>
                        <w:sz w:val="20"/>
                        <w:szCs w:val="20"/>
                        <w:lang w:val="en-IE"/>
                      </w:rPr>
                    </w:del>
                  </m:ctrlPr>
                </m:sSubPr>
                <m:e>
                  <m:r>
                    <w:del w:id="2276" w:author="Nicola RICCETTI" w:date="2025-11-25T14:40:00Z">
                      <w:rPr>
                        <w:rFonts w:ascii="Cambria Math" w:hAnsi="Cambria Math" w:cs="Times New Roman"/>
                        <w:color w:val="000000" w:themeColor="text1"/>
                        <w:sz w:val="20"/>
                        <w:szCs w:val="20"/>
                        <w:lang w:val="en-IE"/>
                      </w:rPr>
                      <m:t>y</m:t>
                    </w:del>
                  </m:r>
                </m:e>
                <m:sub>
                  <m:r>
                    <w:del w:id="2277" w:author="Nicola RICCETTI" w:date="2025-11-25T14:40:00Z">
                      <w:rPr>
                        <w:rFonts w:ascii="Cambria Math" w:hAnsi="Cambria Math" w:cs="Times New Roman"/>
                        <w:color w:val="000000" w:themeColor="text1"/>
                        <w:sz w:val="20"/>
                        <w:szCs w:val="20"/>
                        <w:lang w:val="en-IE"/>
                      </w:rPr>
                      <m:t>j</m:t>
                    </w:del>
                  </m:r>
                </m:sub>
              </m:sSub>
            </m:e>
          </m:nary>
        </m:oMath>
      </m:oMathPara>
    </w:p>
    <w:p w14:paraId="5043C6A5" w14:textId="3B3F311C" w:rsidR="00B87405" w:rsidRPr="00D00300" w:rsidDel="004739F7" w:rsidRDefault="00B87405" w:rsidP="00E537D0">
      <w:pPr>
        <w:pStyle w:val="NoSpacing"/>
        <w:rPr>
          <w:del w:id="2278" w:author="Nicola RICCETTI" w:date="2025-11-25T14:40:00Z"/>
          <w:lang w:val="en-IE"/>
        </w:rPr>
      </w:pPr>
    </w:p>
    <w:p w14:paraId="6446496A" w14:textId="5E1A36A9" w:rsidR="00B87405" w:rsidRPr="00D00300" w:rsidDel="004739F7" w:rsidRDefault="00B87405" w:rsidP="00E537D0">
      <w:pPr>
        <w:pStyle w:val="NoSpacing"/>
        <w:rPr>
          <w:del w:id="2279" w:author="Nicola RICCETTI" w:date="2025-11-25T14:40:00Z"/>
          <w:lang w:val="en-IE"/>
        </w:rPr>
      </w:pPr>
      <w:del w:id="2280" w:author="Nicola RICCETTI" w:date="2025-11-25T14:40:00Z">
        <w:r w:rsidRPr="00D00300" w:rsidDel="004739F7">
          <w:rPr>
            <w:lang w:val="en-IE"/>
          </w:rPr>
          <w:delText xml:space="preserve">where </w:delText>
        </w:r>
        <w:r w:rsidRPr="00D00300" w:rsidDel="004739F7">
          <w:rPr>
            <w:i/>
            <w:lang w:val="en-IE"/>
          </w:rPr>
          <w:delText>n</w:delText>
        </w:r>
        <w:r w:rsidRPr="00D00300" w:rsidDel="004739F7">
          <w:rPr>
            <w:lang w:val="en-IE"/>
          </w:rPr>
          <w:delText xml:space="preserve"> is the total number of observations. The adjusted dependent variable </w:delText>
        </w:r>
      </w:del>
      <m:oMath>
        <m:sSubSup>
          <m:sSubSupPr>
            <m:ctrlPr>
              <w:del w:id="2281" w:author="Nicola RICCETTI" w:date="2025-11-25T14:40:00Z">
                <w:rPr>
                  <w:rFonts w:ascii="Cambria Math" w:hAnsi="Cambria Math"/>
                  <w:i/>
                  <w:lang w:val="en-IE"/>
                </w:rPr>
              </w:del>
            </m:ctrlPr>
          </m:sSubSupPr>
          <m:e>
            <m:r>
              <w:del w:id="2282" w:author="Nicola RICCETTI" w:date="2025-11-25T14:40:00Z">
                <w:rPr>
                  <w:rFonts w:ascii="Cambria Math" w:hAnsi="Cambria Math"/>
                  <w:lang w:val="en-IE"/>
                </w:rPr>
                <m:t>y</m:t>
              </w:del>
            </m:r>
          </m:e>
          <m:sub>
            <m:r>
              <w:del w:id="2283" w:author="Nicola RICCETTI" w:date="2025-11-25T14:40:00Z">
                <w:rPr>
                  <w:rFonts w:ascii="Cambria Math" w:hAnsi="Cambria Math"/>
                  <w:lang w:val="en-IE"/>
                </w:rPr>
                <m:t>i</m:t>
              </w:del>
            </m:r>
          </m:sub>
          <m:sup>
            <m:r>
              <w:del w:id="2284" w:author="Nicola RICCETTI" w:date="2025-11-25T14:40:00Z">
                <w:rPr>
                  <w:rFonts w:ascii="Cambria Math" w:hAnsi="Cambria Math"/>
                  <w:lang w:val="en-IE"/>
                </w:rPr>
                <m:t>*</m:t>
              </w:del>
            </m:r>
          </m:sup>
        </m:sSubSup>
      </m:oMath>
      <w:del w:id="2285" w:author="Nicola RICCETTI" w:date="2025-11-25T14:40:00Z">
        <w:r w:rsidRPr="00D00300" w:rsidDel="004739F7">
          <w:rPr>
            <w:vertAlign w:val="subscript"/>
            <w:lang w:val="en-IE"/>
          </w:rPr>
          <w:delText xml:space="preserve"> </w:delText>
        </w:r>
        <w:r w:rsidRPr="00D00300" w:rsidDel="004739F7">
          <w:rPr>
            <w:lang w:val="en-IE"/>
          </w:rPr>
          <w:delText>incorporates the lab effect and it is expressed as:</w:delText>
        </w:r>
      </w:del>
    </w:p>
    <w:p w14:paraId="0DC16713" w14:textId="559F3048" w:rsidR="00AC6FDB" w:rsidRPr="00D00300" w:rsidDel="004739F7" w:rsidRDefault="004C0EC6" w:rsidP="00B87405">
      <w:pPr>
        <w:spacing w:after="0"/>
        <w:jc w:val="both"/>
        <w:rPr>
          <w:del w:id="2286" w:author="Nicola RICCETTI" w:date="2025-11-25T14:40:00Z"/>
          <w:rFonts w:eastAsiaTheme="minorEastAsia"/>
          <w:color w:val="000000" w:themeColor="text1"/>
          <w:sz w:val="20"/>
          <w:szCs w:val="20"/>
          <w:lang w:val="en-IE"/>
        </w:rPr>
      </w:pPr>
      <m:oMathPara>
        <m:oMath>
          <m:sSubSup>
            <m:sSubSupPr>
              <m:ctrlPr>
                <w:del w:id="2287" w:author="Nicola RICCETTI" w:date="2025-11-25T14:40:00Z">
                  <w:rPr>
                    <w:rFonts w:ascii="Cambria Math" w:hAnsi="Cambria Math" w:cs="Times New Roman"/>
                    <w:i/>
                    <w:color w:val="000000" w:themeColor="text1"/>
                    <w:sz w:val="20"/>
                    <w:szCs w:val="20"/>
                    <w:lang w:val="en-IE"/>
                  </w:rPr>
                </w:del>
              </m:ctrlPr>
            </m:sSubSupPr>
            <m:e>
              <m:r>
                <w:del w:id="2288" w:author="Nicola RICCETTI" w:date="2025-11-25T14:40:00Z">
                  <w:rPr>
                    <w:rFonts w:ascii="Cambria Math" w:hAnsi="Cambria Math" w:cs="Times New Roman"/>
                    <w:color w:val="000000" w:themeColor="text1"/>
                    <w:sz w:val="20"/>
                    <w:szCs w:val="20"/>
                    <w:lang w:val="en-IE"/>
                  </w:rPr>
                  <m:t>y</m:t>
                </w:del>
              </m:r>
            </m:e>
            <m:sub>
              <m:r>
                <w:del w:id="2289" w:author="Nicola RICCETTI" w:date="2025-11-25T14:40:00Z">
                  <w:rPr>
                    <w:rFonts w:ascii="Cambria Math" w:hAnsi="Cambria Math" w:cs="Times New Roman"/>
                    <w:color w:val="000000" w:themeColor="text1"/>
                    <w:sz w:val="20"/>
                    <w:szCs w:val="20"/>
                    <w:lang w:val="en-IE"/>
                  </w:rPr>
                  <m:t>i</m:t>
                </w:del>
              </m:r>
            </m:sub>
            <m:sup>
              <m:r>
                <w:del w:id="2290" w:author="Nicola RICCETTI" w:date="2025-11-25T14:40:00Z">
                  <w:rPr>
                    <w:rFonts w:ascii="Cambria Math" w:hAnsi="Cambria Math" w:cs="Times New Roman"/>
                    <w:color w:val="000000" w:themeColor="text1"/>
                    <w:sz w:val="20"/>
                    <w:szCs w:val="20"/>
                    <w:lang w:val="en-IE"/>
                  </w:rPr>
                  <m:t>*</m:t>
                </w:del>
              </m:r>
            </m:sup>
          </m:sSubSup>
          <m:r>
            <w:del w:id="2291" w:author="Nicola RICCETTI" w:date="2025-11-25T14:40:00Z">
              <w:rPr>
                <w:rFonts w:ascii="Cambria Math" w:hAnsi="Cambria Math" w:cs="Times New Roman"/>
                <w:color w:val="000000" w:themeColor="text1"/>
                <w:sz w:val="20"/>
                <w:szCs w:val="20"/>
                <w:lang w:val="en-IE"/>
              </w:rPr>
              <m:t xml:space="preserve">= </m:t>
            </w:del>
          </m:r>
          <m:sSub>
            <m:sSubPr>
              <m:ctrlPr>
                <w:del w:id="2292" w:author="Nicola RICCETTI" w:date="2025-11-25T14:40:00Z">
                  <w:rPr>
                    <w:rFonts w:ascii="Cambria Math" w:hAnsi="Cambria Math" w:cs="Times New Roman"/>
                    <w:i/>
                    <w:color w:val="000000" w:themeColor="text1"/>
                    <w:sz w:val="20"/>
                    <w:szCs w:val="20"/>
                    <w:lang w:val="en-IE"/>
                  </w:rPr>
                </w:del>
              </m:ctrlPr>
            </m:sSubPr>
            <m:e>
              <m:d>
                <m:dPr>
                  <m:ctrlPr>
                    <w:del w:id="2293" w:author="Nicola RICCETTI" w:date="2025-11-25T14:40:00Z">
                      <w:rPr>
                        <w:rFonts w:ascii="Cambria Math" w:hAnsi="Cambria Math" w:cs="Times New Roman"/>
                        <w:i/>
                        <w:color w:val="000000" w:themeColor="text1"/>
                        <w:sz w:val="20"/>
                        <w:szCs w:val="20"/>
                        <w:lang w:val="en-IE"/>
                      </w:rPr>
                    </w:del>
                  </m:ctrlPr>
                </m:dPr>
                <m:e>
                  <m:r>
                    <w:del w:id="2294" w:author="Nicola RICCETTI" w:date="2025-11-25T14:40:00Z">
                      <w:rPr>
                        <w:rFonts w:ascii="Cambria Math" w:hAnsi="Cambria Math" w:cs="Times New Roman"/>
                        <w:color w:val="000000" w:themeColor="text1"/>
                        <w:sz w:val="20"/>
                        <w:szCs w:val="20"/>
                        <w:lang w:val="en-IE"/>
                      </w:rPr>
                      <m:t>Wy</m:t>
                    </w:del>
                  </m:r>
                </m:e>
              </m:d>
            </m:e>
            <m:sub>
              <m:r>
                <w:del w:id="2295" w:author="Nicola RICCETTI" w:date="2025-11-25T14:40:00Z">
                  <w:rPr>
                    <w:rFonts w:ascii="Cambria Math" w:hAnsi="Cambria Math" w:cs="Times New Roman"/>
                    <w:color w:val="000000" w:themeColor="text1"/>
                    <w:sz w:val="20"/>
                    <w:szCs w:val="20"/>
                    <w:lang w:val="en-IE"/>
                  </w:rPr>
                  <m:t>i</m:t>
                </w:del>
              </m:r>
            </m:sub>
          </m:sSub>
        </m:oMath>
      </m:oMathPara>
    </w:p>
    <w:p w14:paraId="5A0207FD" w14:textId="570C14E5" w:rsidR="00B87405" w:rsidRPr="00D00300" w:rsidDel="004739F7" w:rsidRDefault="00B87405" w:rsidP="00E537D0">
      <w:pPr>
        <w:spacing w:after="0"/>
        <w:jc w:val="both"/>
        <w:rPr>
          <w:del w:id="2296" w:author="Nicola RICCETTI" w:date="2025-11-25T14:40:00Z"/>
          <w:lang w:val="en-IE"/>
        </w:rPr>
      </w:pPr>
    </w:p>
    <w:p w14:paraId="3FDF5FC4" w14:textId="2AA179C7" w:rsidR="00364564" w:rsidRPr="00D00300" w:rsidDel="004739F7" w:rsidRDefault="00364564" w:rsidP="00E537D0">
      <w:pPr>
        <w:pStyle w:val="NoSpacing"/>
        <w:rPr>
          <w:del w:id="2297" w:author="Nicola RICCETTI" w:date="2025-11-25T14:40:00Z"/>
          <w:i/>
          <w:lang w:val="en-IE"/>
        </w:rPr>
      </w:pPr>
      <w:del w:id="2298" w:author="Nicola RICCETTI" w:date="2025-11-25T14:40:00Z">
        <w:r w:rsidRPr="00D00300" w:rsidDel="004739F7">
          <w:rPr>
            <w:i/>
            <w:lang w:val="en-IE"/>
          </w:rPr>
          <w:delText xml:space="preserve">Geographical Weighted Regression model (GWR) with Spatial Lag (SL) </w:delText>
        </w:r>
      </w:del>
    </w:p>
    <w:p w14:paraId="2D16F2EE" w14:textId="2697DA52" w:rsidR="0031193F" w:rsidRPr="00D00300" w:rsidDel="004739F7" w:rsidRDefault="005D33AB" w:rsidP="00E537D0">
      <w:pPr>
        <w:pStyle w:val="NoSpacing"/>
        <w:rPr>
          <w:del w:id="2299" w:author="Nicola RICCETTI" w:date="2025-11-25T14:40:00Z"/>
          <w:rFonts w:eastAsiaTheme="minorEastAsia"/>
          <w:lang w:val="en-IE"/>
        </w:rPr>
      </w:pPr>
      <w:del w:id="2300" w:author="Nicola RICCETTI" w:date="2025-11-25T14:40:00Z">
        <w:r w:rsidRPr="00D00300" w:rsidDel="004739F7">
          <w:rPr>
            <w:lang w:val="en-IE"/>
          </w:rPr>
          <w:delText xml:space="preserve">We employed a Geographically Weighted Regression (GWR) model to account for spatial heterogeneity in the relationship between the dependent and independent variables. </w:delText>
        </w:r>
        <w:r w:rsidR="00873E88" w:rsidRPr="00D00300" w:rsidDel="004739F7">
          <w:rPr>
            <w:lang w:val="en-IE"/>
          </w:rPr>
          <w:delText xml:space="preserve">To enhance the GWR model, we incorporated the spatially lagged dependent variable </w:delText>
        </w:r>
      </w:del>
      <m:oMath>
        <m:sSubSup>
          <m:sSubSupPr>
            <m:ctrlPr>
              <w:del w:id="2301" w:author="Nicola RICCETTI" w:date="2025-11-25T14:40:00Z">
                <w:rPr>
                  <w:rFonts w:ascii="Cambria Math" w:hAnsi="Cambria Math"/>
                  <w:i/>
                  <w:lang w:val="en-IE"/>
                </w:rPr>
              </w:del>
            </m:ctrlPr>
          </m:sSubSupPr>
          <m:e>
            <m:r>
              <w:del w:id="2302" w:author="Nicola RICCETTI" w:date="2025-11-25T14:40:00Z">
                <w:rPr>
                  <w:rFonts w:ascii="Cambria Math" w:hAnsi="Cambria Math"/>
                  <w:lang w:val="en-IE"/>
                </w:rPr>
                <m:t>y</m:t>
              </w:del>
            </m:r>
          </m:e>
          <m:sub>
            <m:r>
              <w:del w:id="2303" w:author="Nicola RICCETTI" w:date="2025-11-25T14:40:00Z">
                <w:rPr>
                  <w:rFonts w:ascii="Cambria Math" w:hAnsi="Cambria Math"/>
                  <w:lang w:val="en-IE"/>
                </w:rPr>
                <m:t>i</m:t>
              </w:del>
            </m:r>
          </m:sub>
          <m:sup>
            <m:r>
              <w:del w:id="2304" w:author="Nicola RICCETTI" w:date="2025-11-25T14:40:00Z">
                <w:rPr>
                  <w:rFonts w:ascii="Cambria Math" w:hAnsi="Cambria Math"/>
                  <w:lang w:val="en-IE"/>
                </w:rPr>
                <m:t>*</m:t>
              </w:del>
            </m:r>
          </m:sup>
        </m:sSubSup>
      </m:oMath>
      <w:del w:id="2305" w:author="Nicola RICCETTI" w:date="2025-11-25T14:40:00Z">
        <w:r w:rsidR="00873E88" w:rsidRPr="00D00300" w:rsidDel="004739F7">
          <w:rPr>
            <w:rFonts w:eastAsiaTheme="minorEastAsia"/>
            <w:lang w:val="en-IE"/>
          </w:rPr>
          <w:delText>. The impleme</w:delText>
        </w:r>
        <w:r w:rsidR="00165444" w:rsidRPr="00D00300" w:rsidDel="004739F7">
          <w:rPr>
            <w:rFonts w:eastAsiaTheme="minorEastAsia"/>
            <w:lang w:val="en-IE"/>
          </w:rPr>
          <w:delText>ntation of the GWR model with SL</w:delText>
        </w:r>
        <w:r w:rsidR="00873E88" w:rsidRPr="00D00300" w:rsidDel="004739F7">
          <w:rPr>
            <w:rFonts w:eastAsiaTheme="minorEastAsia"/>
            <w:lang w:val="en-IE"/>
          </w:rPr>
          <w:delText xml:space="preserve"> (GWR-SL model) involves two main steps: 1) selection of the bandwidth and ii) fitting of the GWR-SL model</w:delText>
        </w:r>
        <w:r w:rsidR="00521615" w:rsidRPr="00D00300" w:rsidDel="004739F7">
          <w:rPr>
            <w:lang w:val="en-IE"/>
          </w:rPr>
          <w:delText xml:space="preserve"> [</w:delText>
        </w:r>
        <w:r w:rsidR="00EA7130" w:rsidRPr="00D00300" w:rsidDel="004739F7">
          <w:rPr>
            <w:lang w:val="en-IE"/>
          </w:rPr>
          <w:delText>54</w:delText>
        </w:r>
        <w:r w:rsidR="00165444" w:rsidRPr="00D00300" w:rsidDel="004739F7">
          <w:rPr>
            <w:lang w:val="en-IE"/>
          </w:rPr>
          <w:delText>]</w:delText>
        </w:r>
        <w:r w:rsidR="00873E88" w:rsidRPr="00D00300" w:rsidDel="004739F7">
          <w:rPr>
            <w:lang w:val="en-IE"/>
          </w:rPr>
          <w:delText>.</w:delText>
        </w:r>
      </w:del>
    </w:p>
    <w:p w14:paraId="3ECBDB2D" w14:textId="09449C48" w:rsidR="00AB0B55" w:rsidRPr="00D00300" w:rsidDel="004739F7" w:rsidRDefault="0031193F" w:rsidP="00E537D0">
      <w:pPr>
        <w:pStyle w:val="NoSpacing"/>
        <w:rPr>
          <w:del w:id="2306" w:author="Nicola RICCETTI" w:date="2025-11-25T14:40:00Z"/>
          <w:lang w:val="en-IE"/>
        </w:rPr>
      </w:pPr>
      <w:del w:id="2307" w:author="Nicola RICCETTI" w:date="2025-11-25T14:40:00Z">
        <w:r w:rsidRPr="00D00300" w:rsidDel="004739F7">
          <w:rPr>
            <w:lang w:val="en-IE"/>
          </w:rPr>
          <w:delText>Geographical Weighted Regression (GWR) is a local form of linear regression used to model spatially varying relationships. In regression analysis, the strength and direction of association is indicated by the regression coefficients, with one coefficient given for each variable in the dataset. In GWR, instead of one global coefficient for each variable, coefficients are able to vary according to space. This spatial variation in coefficients can reveal interesting patterns which otherwise would be masked. The general formula for a GWR is an extension of an OLS where one regression is calculated for each point using spatial weights.</w:delText>
        </w:r>
        <w:r w:rsidR="00AB0B55" w:rsidRPr="00D00300" w:rsidDel="004739F7">
          <w:rPr>
            <w:lang w:val="en-IE"/>
          </w:rPr>
          <w:delText xml:space="preserve"> We defined a GWR-SL where we incorporate the spatially lagged dependent variable, allowing it to account for both spatial autocorrelation and spatial heterogeneity. The GWR-SL model can be represented as:</w:delText>
        </w:r>
      </w:del>
    </w:p>
    <w:p w14:paraId="586037A1" w14:textId="1C8A8B62" w:rsidR="0087250D" w:rsidRPr="00D00300" w:rsidDel="004739F7" w:rsidRDefault="004C0EC6" w:rsidP="0087250D">
      <w:pPr>
        <w:spacing w:after="0"/>
        <w:jc w:val="both"/>
        <w:rPr>
          <w:del w:id="2308" w:author="Nicola RICCETTI" w:date="2025-11-25T14:40:00Z"/>
          <w:rFonts w:eastAsiaTheme="minorEastAsia" w:cs="Times New Roman"/>
          <w:color w:val="000000" w:themeColor="text1"/>
          <w:sz w:val="20"/>
          <w:szCs w:val="20"/>
          <w:lang w:val="en-IE"/>
        </w:rPr>
      </w:pPr>
      <m:oMathPara>
        <m:oMath>
          <m:sSubSup>
            <m:sSubSupPr>
              <m:ctrlPr>
                <w:del w:id="2309" w:author="Nicola RICCETTI" w:date="2025-11-25T14:40:00Z">
                  <w:rPr>
                    <w:rFonts w:ascii="Cambria Math" w:hAnsi="Cambria Math" w:cs="Times New Roman"/>
                    <w:i/>
                    <w:color w:val="000000" w:themeColor="text1"/>
                    <w:sz w:val="20"/>
                    <w:szCs w:val="20"/>
                    <w:lang w:val="en-IE"/>
                  </w:rPr>
                </w:del>
              </m:ctrlPr>
            </m:sSubSupPr>
            <m:e>
              <m:r>
                <w:del w:id="2310" w:author="Nicola RICCETTI" w:date="2025-11-25T14:40:00Z">
                  <w:rPr>
                    <w:rFonts w:ascii="Cambria Math" w:hAnsi="Cambria Math" w:cs="Times New Roman"/>
                    <w:color w:val="000000" w:themeColor="text1"/>
                    <w:sz w:val="20"/>
                    <w:szCs w:val="20"/>
                    <w:lang w:val="en-IE"/>
                  </w:rPr>
                  <m:t>y</m:t>
                </w:del>
              </m:r>
            </m:e>
            <m:sub>
              <m:r>
                <w:del w:id="2311" w:author="Nicola RICCETTI" w:date="2025-11-25T14:40:00Z">
                  <w:rPr>
                    <w:rFonts w:ascii="Cambria Math" w:hAnsi="Cambria Math" w:cs="Times New Roman"/>
                    <w:color w:val="000000" w:themeColor="text1"/>
                    <w:sz w:val="20"/>
                    <w:szCs w:val="20"/>
                    <w:lang w:val="en-IE"/>
                  </w:rPr>
                  <m:t>i</m:t>
                </w:del>
              </m:r>
            </m:sub>
            <m:sup>
              <m:r>
                <w:del w:id="2312" w:author="Nicola RICCETTI" w:date="2025-11-25T14:40:00Z">
                  <w:rPr>
                    <w:rFonts w:ascii="Cambria Math" w:hAnsi="Cambria Math" w:cs="Times New Roman"/>
                    <w:color w:val="000000" w:themeColor="text1"/>
                    <w:sz w:val="20"/>
                    <w:szCs w:val="20"/>
                    <w:lang w:val="en-IE"/>
                  </w:rPr>
                  <m:t>*</m:t>
                </w:del>
              </m:r>
            </m:sup>
          </m:sSubSup>
          <m:r>
            <w:del w:id="2313" w:author="Nicola RICCETTI" w:date="2025-11-25T14:40:00Z">
              <w:rPr>
                <w:rFonts w:ascii="Cambria Math" w:hAnsi="Cambria Math" w:cs="Times New Roman"/>
                <w:color w:val="000000" w:themeColor="text1"/>
                <w:sz w:val="20"/>
                <w:szCs w:val="20"/>
                <w:lang w:val="en-IE"/>
              </w:rPr>
              <m:t xml:space="preserve">= </m:t>
            </w:del>
          </m:r>
          <m:sSub>
            <m:sSubPr>
              <m:ctrlPr>
                <w:del w:id="2314" w:author="Nicola RICCETTI" w:date="2025-11-25T14:40:00Z">
                  <w:rPr>
                    <w:rFonts w:ascii="Cambria Math" w:hAnsi="Cambria Math" w:cs="Times New Roman"/>
                    <w:i/>
                    <w:color w:val="000000" w:themeColor="text1"/>
                    <w:sz w:val="20"/>
                    <w:szCs w:val="20"/>
                    <w:lang w:val="en-IE"/>
                  </w:rPr>
                </w:del>
              </m:ctrlPr>
            </m:sSubPr>
            <m:e>
              <m:r>
                <w:del w:id="2315" w:author="Nicola RICCETTI" w:date="2025-11-25T14:40:00Z">
                  <w:rPr>
                    <w:rFonts w:ascii="Cambria Math" w:hAnsi="Cambria Math" w:cs="Times New Roman"/>
                    <w:color w:val="000000" w:themeColor="text1"/>
                    <w:sz w:val="20"/>
                    <w:szCs w:val="20"/>
                    <w:lang w:val="en-IE"/>
                  </w:rPr>
                  <m:t>β</m:t>
                </w:del>
              </m:r>
            </m:e>
            <m:sub>
              <m:r>
                <w:del w:id="2316" w:author="Nicola RICCETTI" w:date="2025-11-25T14:40:00Z">
                  <w:rPr>
                    <w:rFonts w:ascii="Cambria Math" w:hAnsi="Cambria Math" w:cs="Times New Roman"/>
                    <w:color w:val="000000" w:themeColor="text1"/>
                    <w:sz w:val="20"/>
                    <w:szCs w:val="20"/>
                    <w:lang w:val="en-IE"/>
                  </w:rPr>
                  <m:t>0</m:t>
                </w:del>
              </m:r>
              <m:r>
                <w:del w:id="2317" w:author="Nicola RICCETTI" w:date="2025-11-25T14:40:00Z">
                  <w:rPr>
                    <w:rFonts w:ascii="Cambria Math" w:hAnsi="Cambria Math" w:cs="Times New Roman"/>
                    <w:color w:val="000000" w:themeColor="text1"/>
                    <w:sz w:val="20"/>
                    <w:szCs w:val="20"/>
                    <w:lang w:val="en-IE"/>
                  </w:rPr>
                  <m:t>i</m:t>
                </w:del>
              </m:r>
            </m:sub>
          </m:sSub>
          <m:r>
            <w:del w:id="2318" w:author="Nicola RICCETTI" w:date="2025-11-25T14:40:00Z">
              <w:rPr>
                <w:rFonts w:ascii="Cambria Math" w:hAnsi="Cambria Math" w:cs="Times New Roman"/>
                <w:color w:val="000000" w:themeColor="text1"/>
                <w:sz w:val="20"/>
                <w:szCs w:val="20"/>
                <w:lang w:val="en-IE"/>
              </w:rPr>
              <m:t xml:space="preserve">+ </m:t>
            </w:del>
          </m:r>
          <m:nary>
            <m:naryPr>
              <m:chr m:val="∑"/>
              <m:limLoc m:val="undOvr"/>
              <m:ctrlPr>
                <w:del w:id="2319" w:author="Nicola RICCETTI" w:date="2025-11-25T14:40:00Z">
                  <w:rPr>
                    <w:rFonts w:ascii="Cambria Math" w:hAnsi="Cambria Math" w:cs="Times New Roman"/>
                    <w:i/>
                    <w:color w:val="000000" w:themeColor="text1"/>
                    <w:sz w:val="20"/>
                    <w:szCs w:val="20"/>
                    <w:lang w:val="en-IE"/>
                  </w:rPr>
                </w:del>
              </m:ctrlPr>
            </m:naryPr>
            <m:sub>
              <m:r>
                <w:del w:id="2320" w:author="Nicola RICCETTI" w:date="2025-11-25T14:40:00Z">
                  <w:rPr>
                    <w:rFonts w:ascii="Cambria Math" w:hAnsi="Cambria Math" w:cs="Times New Roman"/>
                    <w:color w:val="000000" w:themeColor="text1"/>
                    <w:sz w:val="20"/>
                    <w:szCs w:val="20"/>
                    <w:lang w:val="en-IE"/>
                  </w:rPr>
                  <m:t>k</m:t>
                </w:del>
              </m:r>
              <m:r>
                <w:del w:id="2321" w:author="Nicola RICCETTI" w:date="2025-11-25T14:40:00Z">
                  <w:rPr>
                    <w:rFonts w:ascii="Cambria Math" w:hAnsi="Cambria Math" w:cs="Times New Roman"/>
                    <w:color w:val="000000" w:themeColor="text1"/>
                    <w:sz w:val="20"/>
                    <w:szCs w:val="20"/>
                    <w:lang w:val="en-IE"/>
                  </w:rPr>
                  <m:t>=1</m:t>
                </w:del>
              </m:r>
            </m:sub>
            <m:sup>
              <m:r>
                <w:del w:id="2322" w:author="Nicola RICCETTI" w:date="2025-11-25T14:40:00Z">
                  <w:rPr>
                    <w:rFonts w:ascii="Cambria Math" w:hAnsi="Cambria Math" w:cs="Times New Roman"/>
                    <w:color w:val="000000" w:themeColor="text1"/>
                    <w:sz w:val="20"/>
                    <w:szCs w:val="20"/>
                    <w:lang w:val="en-IE"/>
                  </w:rPr>
                  <m:t>p</m:t>
                </w:del>
              </m:r>
              <m:r>
                <w:del w:id="2323" w:author="Nicola RICCETTI" w:date="2025-11-25T14:40:00Z">
                  <w:rPr>
                    <w:rFonts w:ascii="Cambria Math" w:hAnsi="Cambria Math" w:cs="Times New Roman"/>
                    <w:color w:val="000000" w:themeColor="text1"/>
                    <w:sz w:val="20"/>
                    <w:szCs w:val="20"/>
                    <w:lang w:val="en-IE"/>
                  </w:rPr>
                  <m:t>-</m:t>
                </w:del>
              </m:r>
              <m:r>
                <w:del w:id="2324" w:author="Nicola RICCETTI" w:date="2025-11-25T14:40:00Z">
                  <w:rPr>
                    <w:rFonts w:ascii="Cambria Math" w:hAnsi="Cambria Math" w:cs="Times New Roman"/>
                    <w:color w:val="000000" w:themeColor="text1"/>
                    <w:sz w:val="20"/>
                    <w:szCs w:val="20"/>
                    <w:lang w:val="en-IE"/>
                  </w:rPr>
                  <m:t>1</m:t>
                </w:del>
              </m:r>
            </m:sup>
            <m:e>
              <m:sSub>
                <m:sSubPr>
                  <m:ctrlPr>
                    <w:del w:id="2325" w:author="Nicola RICCETTI" w:date="2025-11-25T14:40:00Z">
                      <w:rPr>
                        <w:rFonts w:ascii="Cambria Math" w:hAnsi="Cambria Math" w:cs="Times New Roman"/>
                        <w:i/>
                        <w:color w:val="000000" w:themeColor="text1"/>
                        <w:sz w:val="20"/>
                        <w:szCs w:val="20"/>
                        <w:lang w:val="en-IE"/>
                      </w:rPr>
                    </w:del>
                  </m:ctrlPr>
                </m:sSubPr>
                <m:e>
                  <m:r>
                    <w:del w:id="2326" w:author="Nicola RICCETTI" w:date="2025-11-25T14:40:00Z">
                      <w:rPr>
                        <w:rFonts w:ascii="Cambria Math" w:hAnsi="Cambria Math" w:cs="Times New Roman"/>
                        <w:color w:val="000000" w:themeColor="text1"/>
                        <w:sz w:val="20"/>
                        <w:szCs w:val="20"/>
                        <w:lang w:val="en-IE"/>
                      </w:rPr>
                      <m:t>β</m:t>
                    </w:del>
                  </m:r>
                </m:e>
                <m:sub>
                  <m:r>
                    <w:del w:id="2327" w:author="Nicola RICCETTI" w:date="2025-11-25T14:40:00Z">
                      <w:rPr>
                        <w:rFonts w:ascii="Cambria Math" w:hAnsi="Cambria Math" w:cs="Times New Roman"/>
                        <w:color w:val="000000" w:themeColor="text1"/>
                        <w:sz w:val="20"/>
                        <w:szCs w:val="20"/>
                        <w:lang w:val="en-IE"/>
                      </w:rPr>
                      <m:t>ki</m:t>
                    </w:del>
                  </m:r>
                </m:sub>
              </m:sSub>
              <m:sSub>
                <m:sSubPr>
                  <m:ctrlPr>
                    <w:del w:id="2328" w:author="Nicola RICCETTI" w:date="2025-11-25T14:40:00Z">
                      <w:rPr>
                        <w:rFonts w:ascii="Cambria Math" w:hAnsi="Cambria Math" w:cs="Times New Roman"/>
                        <w:i/>
                        <w:color w:val="000000" w:themeColor="text1"/>
                        <w:sz w:val="20"/>
                        <w:szCs w:val="20"/>
                        <w:lang w:val="en-IE"/>
                      </w:rPr>
                    </w:del>
                  </m:ctrlPr>
                </m:sSubPr>
                <m:e>
                  <m:r>
                    <w:del w:id="2329" w:author="Nicola RICCETTI" w:date="2025-11-25T14:40:00Z">
                      <w:rPr>
                        <w:rFonts w:ascii="Cambria Math" w:hAnsi="Cambria Math" w:cs="Times New Roman"/>
                        <w:color w:val="000000" w:themeColor="text1"/>
                        <w:sz w:val="20"/>
                        <w:szCs w:val="20"/>
                        <w:lang w:val="en-IE"/>
                      </w:rPr>
                      <m:t>x</m:t>
                    </w:del>
                  </m:r>
                </m:e>
                <m:sub>
                  <m:r>
                    <w:del w:id="2330" w:author="Nicola RICCETTI" w:date="2025-11-25T14:40:00Z">
                      <w:rPr>
                        <w:rFonts w:ascii="Cambria Math" w:hAnsi="Cambria Math" w:cs="Times New Roman"/>
                        <w:color w:val="000000" w:themeColor="text1"/>
                        <w:sz w:val="20"/>
                        <w:szCs w:val="20"/>
                        <w:lang w:val="en-IE"/>
                      </w:rPr>
                      <m:t>ki</m:t>
                    </w:del>
                  </m:r>
                </m:sub>
              </m:sSub>
              <m:r>
                <w:del w:id="2331" w:author="Nicola RICCETTI" w:date="2025-11-25T14:40:00Z">
                  <w:rPr>
                    <w:rFonts w:ascii="Cambria Math" w:hAnsi="Cambria Math" w:cs="Times New Roman"/>
                    <w:color w:val="000000" w:themeColor="text1"/>
                    <w:sz w:val="20"/>
                    <w:szCs w:val="20"/>
                    <w:lang w:val="en-IE"/>
                  </w:rPr>
                  <m:t xml:space="preserve">+ </m:t>
                </w:del>
              </m:r>
              <m:sSub>
                <m:sSubPr>
                  <m:ctrlPr>
                    <w:del w:id="2332" w:author="Nicola RICCETTI" w:date="2025-11-25T14:40:00Z">
                      <w:rPr>
                        <w:rFonts w:ascii="Cambria Math" w:hAnsi="Cambria Math" w:cs="Times New Roman"/>
                        <w:i/>
                        <w:color w:val="000000" w:themeColor="text1"/>
                        <w:sz w:val="20"/>
                        <w:szCs w:val="20"/>
                        <w:lang w:val="en-IE"/>
                      </w:rPr>
                    </w:del>
                  </m:ctrlPr>
                </m:sSubPr>
                <m:e>
                  <m:r>
                    <w:del w:id="2333" w:author="Nicola RICCETTI" w:date="2025-11-25T14:40:00Z">
                      <w:rPr>
                        <w:rFonts w:ascii="Cambria Math" w:hAnsi="Cambria Math" w:cs="Times New Roman"/>
                        <w:color w:val="000000" w:themeColor="text1"/>
                        <w:sz w:val="20"/>
                        <w:szCs w:val="20"/>
                        <w:lang w:val="en-IE"/>
                      </w:rPr>
                      <m:t>ε</m:t>
                    </w:del>
                  </m:r>
                </m:e>
                <m:sub>
                  <m:r>
                    <w:del w:id="2334" w:author="Nicola RICCETTI" w:date="2025-11-25T14:40:00Z">
                      <w:rPr>
                        <w:rFonts w:ascii="Cambria Math" w:hAnsi="Cambria Math" w:cs="Times New Roman"/>
                        <w:color w:val="000000" w:themeColor="text1"/>
                        <w:sz w:val="20"/>
                        <w:szCs w:val="20"/>
                        <w:lang w:val="en-IE"/>
                      </w:rPr>
                      <m:t>i</m:t>
                    </w:del>
                  </m:r>
                </m:sub>
              </m:sSub>
            </m:e>
          </m:nary>
        </m:oMath>
      </m:oMathPara>
    </w:p>
    <w:p w14:paraId="3708CC4F" w14:textId="0A11E05C" w:rsidR="0031193F" w:rsidRPr="00D00300" w:rsidDel="004739F7" w:rsidRDefault="0031193F" w:rsidP="005314C8">
      <w:pPr>
        <w:jc w:val="both"/>
        <w:rPr>
          <w:del w:id="2335" w:author="Nicola RICCETTI" w:date="2025-11-25T14:40:00Z"/>
          <w:rFonts w:cs="Times New Roman"/>
          <w:color w:val="000000" w:themeColor="text1"/>
          <w:sz w:val="20"/>
          <w:szCs w:val="20"/>
          <w:lang w:val="en-IE"/>
        </w:rPr>
      </w:pPr>
    </w:p>
    <w:p w14:paraId="62D6F5E0" w14:textId="1B91DE7D" w:rsidR="0031193F" w:rsidRPr="00D00300" w:rsidDel="004739F7" w:rsidRDefault="00EE1B7A" w:rsidP="00E537D0">
      <w:pPr>
        <w:pStyle w:val="NoSpacing"/>
        <w:rPr>
          <w:del w:id="2336" w:author="Nicola RICCETTI" w:date="2025-11-25T14:40:00Z"/>
          <w:lang w:val="en-IE"/>
        </w:rPr>
      </w:pPr>
      <w:del w:id="2337" w:author="Nicola RICCETTI" w:date="2025-11-25T14:40:00Z">
        <w:r w:rsidRPr="00D00300" w:rsidDel="004739F7">
          <w:rPr>
            <w:lang w:val="en-IE"/>
          </w:rPr>
          <w:delText>The index</w:delText>
        </w:r>
        <w:r w:rsidRPr="00D00300" w:rsidDel="004739F7">
          <w:rPr>
            <w:i/>
            <w:lang w:val="en-IE"/>
          </w:rPr>
          <w:delText xml:space="preserve"> i</w:delText>
        </w:r>
        <w:r w:rsidRPr="00D00300" w:rsidDel="004739F7">
          <w:rPr>
            <w:lang w:val="en-IE"/>
          </w:rPr>
          <w:delText xml:space="preserve"> indicates the location of the province of intere</w:delText>
        </w:r>
        <w:r w:rsidR="00E228FD" w:rsidRPr="00D00300" w:rsidDel="004739F7">
          <w:rPr>
            <w:lang w:val="en-IE"/>
          </w:rPr>
          <w:delText xml:space="preserve">st. GWR basically fits a set of </w:delText>
        </w:r>
        <w:r w:rsidR="00DA3BEE" w:rsidRPr="00D00300" w:rsidDel="004739F7">
          <w:rPr>
            <w:lang w:val="en-IE"/>
          </w:rPr>
          <w:delText xml:space="preserve">β </w:delText>
        </w:r>
        <w:r w:rsidR="0008137B" w:rsidRPr="00D00300" w:rsidDel="004739F7">
          <w:rPr>
            <w:lang w:val="en-IE"/>
          </w:rPr>
          <w:delText>coefficients for each location and in a matrix form can be written as:</w:delText>
        </w:r>
      </w:del>
    </w:p>
    <w:p w14:paraId="75E4404B" w14:textId="7073D502" w:rsidR="009637D9" w:rsidRPr="00D00300" w:rsidDel="004739F7" w:rsidRDefault="004C0EC6" w:rsidP="009637D9">
      <w:pPr>
        <w:jc w:val="both"/>
        <w:rPr>
          <w:del w:id="2338" w:author="Nicola RICCETTI" w:date="2025-11-25T14:40:00Z"/>
          <w:rFonts w:cs="Times New Roman"/>
          <w:color w:val="000000" w:themeColor="text1"/>
          <w:sz w:val="20"/>
          <w:szCs w:val="20"/>
          <w:lang w:val="en-IE"/>
        </w:rPr>
      </w:pPr>
      <m:oMathPara>
        <m:oMath>
          <m:sSub>
            <m:sSubPr>
              <m:ctrlPr>
                <w:del w:id="2339" w:author="Nicola RICCETTI" w:date="2025-11-25T14:40:00Z">
                  <w:rPr>
                    <w:rFonts w:ascii="Cambria Math" w:hAnsi="Cambria Math" w:cs="Times New Roman"/>
                    <w:i/>
                    <w:color w:val="000000" w:themeColor="text1"/>
                    <w:sz w:val="20"/>
                    <w:szCs w:val="20"/>
                    <w:lang w:val="en-IE"/>
                  </w:rPr>
                </w:del>
              </m:ctrlPr>
            </m:sSubPr>
            <m:e>
              <m:r>
                <w:del w:id="2340" w:author="Nicola RICCETTI" w:date="2025-11-25T14:40:00Z">
                  <w:rPr>
                    <w:rFonts w:ascii="Cambria Math" w:hAnsi="Cambria Math" w:cs="Times New Roman"/>
                    <w:color w:val="000000" w:themeColor="text1"/>
                    <w:sz w:val="20"/>
                    <w:szCs w:val="20"/>
                    <w:lang w:val="en-IE"/>
                  </w:rPr>
                  <m:t>β</m:t>
                </w:del>
              </m:r>
            </m:e>
            <m:sub>
              <m:r>
                <w:del w:id="2341" w:author="Nicola RICCETTI" w:date="2025-11-25T14:40:00Z">
                  <w:rPr>
                    <w:rFonts w:ascii="Cambria Math" w:hAnsi="Cambria Math" w:cs="Times New Roman"/>
                    <w:color w:val="000000" w:themeColor="text1"/>
                    <w:sz w:val="20"/>
                    <w:szCs w:val="20"/>
                    <w:lang w:val="en-IE"/>
                  </w:rPr>
                  <m:t>i</m:t>
                </w:del>
              </m:r>
            </m:sub>
          </m:sSub>
          <m:r>
            <w:del w:id="2342" w:author="Nicola RICCETTI" w:date="2025-11-25T14:40:00Z">
              <w:rPr>
                <w:rFonts w:ascii="Cambria Math" w:hAnsi="Cambria Math" w:cs="Times New Roman"/>
                <w:color w:val="000000" w:themeColor="text1"/>
                <w:sz w:val="20"/>
                <w:szCs w:val="20"/>
                <w:lang w:val="en-IE"/>
              </w:rPr>
              <m:t>=</m:t>
            </w:del>
          </m:r>
          <m:sSup>
            <m:sSupPr>
              <m:ctrlPr>
                <w:del w:id="2343" w:author="Nicola RICCETTI" w:date="2025-11-25T14:40:00Z">
                  <w:rPr>
                    <w:rFonts w:ascii="Cambria Math" w:hAnsi="Cambria Math" w:cs="Times New Roman"/>
                    <w:i/>
                    <w:color w:val="000000" w:themeColor="text1"/>
                    <w:sz w:val="20"/>
                    <w:szCs w:val="20"/>
                    <w:lang w:val="en-IE"/>
                  </w:rPr>
                </w:del>
              </m:ctrlPr>
            </m:sSupPr>
            <m:e>
              <m:d>
                <m:dPr>
                  <m:ctrlPr>
                    <w:del w:id="2344" w:author="Nicola RICCETTI" w:date="2025-11-25T14:40:00Z">
                      <w:rPr>
                        <w:rFonts w:ascii="Cambria Math" w:hAnsi="Cambria Math" w:cs="Times New Roman"/>
                        <w:i/>
                        <w:color w:val="000000" w:themeColor="text1"/>
                        <w:sz w:val="20"/>
                        <w:szCs w:val="20"/>
                        <w:lang w:val="en-IE"/>
                      </w:rPr>
                    </w:del>
                  </m:ctrlPr>
                </m:dPr>
                <m:e>
                  <m:sSup>
                    <m:sSupPr>
                      <m:ctrlPr>
                        <w:del w:id="2345" w:author="Nicola RICCETTI" w:date="2025-11-25T14:40:00Z">
                          <w:rPr>
                            <w:rFonts w:ascii="Cambria Math" w:hAnsi="Cambria Math" w:cs="Times New Roman"/>
                            <w:i/>
                            <w:color w:val="000000" w:themeColor="text1"/>
                            <w:sz w:val="20"/>
                            <w:szCs w:val="20"/>
                            <w:lang w:val="en-IE"/>
                          </w:rPr>
                        </w:del>
                      </m:ctrlPr>
                    </m:sSupPr>
                    <m:e>
                      <m:r>
                        <w:del w:id="2346" w:author="Nicola RICCETTI" w:date="2025-11-25T14:40:00Z">
                          <w:rPr>
                            <w:rFonts w:ascii="Cambria Math" w:hAnsi="Cambria Math" w:cs="Times New Roman"/>
                            <w:color w:val="000000" w:themeColor="text1"/>
                            <w:sz w:val="20"/>
                            <w:szCs w:val="20"/>
                            <w:lang w:val="en-IE"/>
                          </w:rPr>
                          <m:t>X</m:t>
                        </w:del>
                      </m:r>
                    </m:e>
                    <m:sup>
                      <m:r>
                        <w:del w:id="2347" w:author="Nicola RICCETTI" w:date="2025-11-25T14:40:00Z">
                          <w:rPr>
                            <w:rFonts w:ascii="Cambria Math" w:hAnsi="Cambria Math" w:cs="Times New Roman"/>
                            <w:color w:val="000000" w:themeColor="text1"/>
                            <w:sz w:val="20"/>
                            <w:szCs w:val="20"/>
                            <w:lang w:val="en-IE"/>
                          </w:rPr>
                          <m:t>T</m:t>
                        </w:del>
                      </m:r>
                    </m:sup>
                  </m:sSup>
                  <m:sSub>
                    <m:sSubPr>
                      <m:ctrlPr>
                        <w:del w:id="2348" w:author="Nicola RICCETTI" w:date="2025-11-25T14:40:00Z">
                          <w:rPr>
                            <w:rFonts w:ascii="Cambria Math" w:hAnsi="Cambria Math" w:cs="Times New Roman"/>
                            <w:i/>
                            <w:color w:val="000000" w:themeColor="text1"/>
                            <w:sz w:val="20"/>
                            <w:szCs w:val="20"/>
                            <w:lang w:val="en-IE"/>
                          </w:rPr>
                        </w:del>
                      </m:ctrlPr>
                    </m:sSubPr>
                    <m:e>
                      <m:r>
                        <w:del w:id="2349" w:author="Nicola RICCETTI" w:date="2025-11-25T14:40:00Z">
                          <w:rPr>
                            <w:rFonts w:ascii="Cambria Math" w:hAnsi="Cambria Math" w:cs="Times New Roman"/>
                            <w:color w:val="000000" w:themeColor="text1"/>
                            <w:sz w:val="20"/>
                            <w:szCs w:val="20"/>
                            <w:lang w:val="en-IE"/>
                          </w:rPr>
                          <m:t>W</m:t>
                        </w:del>
                      </m:r>
                    </m:e>
                    <m:sub>
                      <m:r>
                        <w:del w:id="2350" w:author="Nicola RICCETTI" w:date="2025-11-25T14:40:00Z">
                          <w:rPr>
                            <w:rFonts w:ascii="Cambria Math" w:hAnsi="Cambria Math" w:cs="Times New Roman"/>
                            <w:color w:val="000000" w:themeColor="text1"/>
                            <w:sz w:val="20"/>
                            <w:szCs w:val="20"/>
                            <w:lang w:val="en-IE"/>
                          </w:rPr>
                          <m:t>i</m:t>
                        </w:del>
                      </m:r>
                    </m:sub>
                  </m:sSub>
                  <m:r>
                    <w:del w:id="2351" w:author="Nicola RICCETTI" w:date="2025-11-25T14:40:00Z">
                      <w:rPr>
                        <w:rFonts w:ascii="Cambria Math" w:hAnsi="Cambria Math" w:cs="Times New Roman"/>
                        <w:color w:val="000000" w:themeColor="text1"/>
                        <w:sz w:val="20"/>
                        <w:szCs w:val="20"/>
                        <w:lang w:val="en-IE"/>
                      </w:rPr>
                      <m:t>X</m:t>
                    </w:del>
                  </m:r>
                  <m:r>
                    <w:del w:id="2352" w:author="Nicola RICCETTI" w:date="2025-11-25T14:40:00Z">
                      <w:rPr>
                        <w:rFonts w:ascii="Cambria Math" w:hAnsi="Cambria Math" w:cs="Times New Roman"/>
                        <w:color w:val="000000" w:themeColor="text1"/>
                        <w:sz w:val="20"/>
                        <w:szCs w:val="20"/>
                        <w:lang w:val="en-IE"/>
                      </w:rPr>
                      <m:t xml:space="preserve"> </m:t>
                    </w:del>
                  </m:r>
                </m:e>
              </m:d>
            </m:e>
            <m:sup>
              <m:r>
                <w:del w:id="2353" w:author="Nicola RICCETTI" w:date="2025-11-25T14:40:00Z">
                  <w:rPr>
                    <w:rFonts w:ascii="Cambria Math" w:hAnsi="Cambria Math" w:cs="Times New Roman"/>
                    <w:color w:val="000000" w:themeColor="text1"/>
                    <w:sz w:val="20"/>
                    <w:szCs w:val="20"/>
                    <w:lang w:val="en-IE"/>
                  </w:rPr>
                  <m:t>-</m:t>
                </w:del>
              </m:r>
              <m:r>
                <w:del w:id="2354" w:author="Nicola RICCETTI" w:date="2025-11-25T14:40:00Z">
                  <w:rPr>
                    <w:rFonts w:ascii="Cambria Math" w:hAnsi="Cambria Math" w:cs="Times New Roman"/>
                    <w:color w:val="000000" w:themeColor="text1"/>
                    <w:sz w:val="20"/>
                    <w:szCs w:val="20"/>
                    <w:lang w:val="en-IE"/>
                  </w:rPr>
                  <m:t>1</m:t>
                </w:del>
              </m:r>
            </m:sup>
          </m:sSup>
          <m:sSup>
            <m:sSupPr>
              <m:ctrlPr>
                <w:del w:id="2355" w:author="Nicola RICCETTI" w:date="2025-11-25T14:40:00Z">
                  <w:rPr>
                    <w:rFonts w:ascii="Cambria Math" w:hAnsi="Cambria Math" w:cs="Times New Roman"/>
                    <w:i/>
                    <w:color w:val="000000" w:themeColor="text1"/>
                    <w:sz w:val="20"/>
                    <w:szCs w:val="20"/>
                    <w:lang w:val="en-IE"/>
                  </w:rPr>
                </w:del>
              </m:ctrlPr>
            </m:sSupPr>
            <m:e>
              <m:r>
                <w:del w:id="2356" w:author="Nicola RICCETTI" w:date="2025-11-25T14:40:00Z">
                  <w:rPr>
                    <w:rFonts w:ascii="Cambria Math" w:hAnsi="Cambria Math" w:cs="Times New Roman"/>
                    <w:color w:val="000000" w:themeColor="text1"/>
                    <w:sz w:val="20"/>
                    <w:szCs w:val="20"/>
                    <w:lang w:val="en-IE"/>
                  </w:rPr>
                  <m:t>X</m:t>
                </w:del>
              </m:r>
            </m:e>
            <m:sup>
              <m:r>
                <w:del w:id="2357" w:author="Nicola RICCETTI" w:date="2025-11-25T14:40:00Z">
                  <w:rPr>
                    <w:rFonts w:ascii="Cambria Math" w:hAnsi="Cambria Math" w:cs="Times New Roman"/>
                    <w:color w:val="000000" w:themeColor="text1"/>
                    <w:sz w:val="20"/>
                    <w:szCs w:val="20"/>
                    <w:lang w:val="en-IE"/>
                  </w:rPr>
                  <m:t>T</m:t>
                </w:del>
              </m:r>
            </m:sup>
          </m:sSup>
          <m:sSub>
            <m:sSubPr>
              <m:ctrlPr>
                <w:del w:id="2358" w:author="Nicola RICCETTI" w:date="2025-11-25T14:40:00Z">
                  <w:rPr>
                    <w:rFonts w:ascii="Cambria Math" w:hAnsi="Cambria Math" w:cs="Times New Roman"/>
                    <w:i/>
                    <w:color w:val="000000" w:themeColor="text1"/>
                    <w:sz w:val="20"/>
                    <w:szCs w:val="20"/>
                    <w:lang w:val="en-IE"/>
                  </w:rPr>
                </w:del>
              </m:ctrlPr>
            </m:sSubPr>
            <m:e>
              <m:r>
                <w:del w:id="2359" w:author="Nicola RICCETTI" w:date="2025-11-25T14:40:00Z">
                  <w:rPr>
                    <w:rFonts w:ascii="Cambria Math" w:hAnsi="Cambria Math" w:cs="Times New Roman"/>
                    <w:color w:val="000000" w:themeColor="text1"/>
                    <w:sz w:val="20"/>
                    <w:szCs w:val="20"/>
                    <w:lang w:val="en-IE"/>
                  </w:rPr>
                  <m:t>W</m:t>
                </w:del>
              </m:r>
            </m:e>
            <m:sub>
              <m:r>
                <w:del w:id="2360" w:author="Nicola RICCETTI" w:date="2025-11-25T14:40:00Z">
                  <w:rPr>
                    <w:rFonts w:ascii="Cambria Math" w:hAnsi="Cambria Math" w:cs="Times New Roman"/>
                    <w:color w:val="000000" w:themeColor="text1"/>
                    <w:sz w:val="20"/>
                    <w:szCs w:val="20"/>
                    <w:lang w:val="en-IE"/>
                  </w:rPr>
                  <m:t>i</m:t>
                </w:del>
              </m:r>
            </m:sub>
          </m:sSub>
          <m:r>
            <w:del w:id="2361" w:author="Nicola RICCETTI" w:date="2025-11-25T14:40:00Z">
              <w:rPr>
                <w:rFonts w:ascii="Cambria Math" w:hAnsi="Cambria Math" w:cs="Times New Roman"/>
                <w:color w:val="000000" w:themeColor="text1"/>
                <w:sz w:val="20"/>
                <w:szCs w:val="20"/>
                <w:lang w:val="en-IE"/>
              </w:rPr>
              <m:t>Y</m:t>
            </w:del>
          </m:r>
          <m:r>
            <w:del w:id="2362" w:author="Nicola RICCETTI" w:date="2025-11-25T14:40:00Z">
              <w:rPr>
                <w:rFonts w:ascii="Cambria Math" w:hAnsi="Cambria Math" w:cs="Times New Roman"/>
                <w:color w:val="000000" w:themeColor="text1"/>
                <w:sz w:val="20"/>
                <w:szCs w:val="20"/>
                <w:lang w:val="en-IE"/>
              </w:rPr>
              <m:t xml:space="preserve"> </m:t>
            </w:del>
          </m:r>
        </m:oMath>
      </m:oMathPara>
    </w:p>
    <w:p w14:paraId="0FD0AEB5" w14:textId="6CED5DD8" w:rsidR="0031193F" w:rsidRPr="00D00300" w:rsidDel="004739F7" w:rsidRDefault="001E5F80" w:rsidP="00E537D0">
      <w:pPr>
        <w:pStyle w:val="NoSpacing"/>
        <w:rPr>
          <w:del w:id="2363" w:author="Nicola RICCETTI" w:date="2025-11-25T14:40:00Z"/>
          <w:lang w:val="en-IE"/>
        </w:rPr>
      </w:pPr>
      <w:del w:id="2364" w:author="Nicola RICCETTI" w:date="2025-11-25T14:40:00Z">
        <w:r w:rsidRPr="00D00300" w:rsidDel="004739F7">
          <w:rPr>
            <w:lang w:val="en-IE"/>
          </w:rPr>
          <w:delText xml:space="preserve">where </w:delText>
        </w:r>
      </w:del>
      <m:oMath>
        <m:sSub>
          <m:sSubPr>
            <m:ctrlPr>
              <w:del w:id="2365" w:author="Nicola RICCETTI" w:date="2025-11-25T14:40:00Z">
                <w:rPr>
                  <w:rFonts w:ascii="Cambria Math" w:hAnsi="Cambria Math"/>
                  <w:b/>
                  <w:i/>
                  <w:lang w:val="en-IE"/>
                </w:rPr>
              </w:del>
            </m:ctrlPr>
          </m:sSubPr>
          <m:e>
            <m:r>
              <w:del w:id="2366" w:author="Nicola RICCETTI" w:date="2025-11-25T14:40:00Z">
                <w:rPr>
                  <w:rFonts w:ascii="Cambria Math" w:hAnsi="Cambria Math"/>
                  <w:lang w:val="en-IE"/>
                </w:rPr>
                <m:t>W</m:t>
              </w:del>
            </m:r>
          </m:e>
          <m:sub>
            <m:r>
              <w:del w:id="2367" w:author="Nicola RICCETTI" w:date="2025-11-25T14:40:00Z">
                <m:rPr>
                  <m:sty m:val="bi"/>
                </m:rPr>
                <w:rPr>
                  <w:rFonts w:ascii="Cambria Math" w:hAnsi="Cambria Math"/>
                  <w:lang w:val="en-IE"/>
                </w:rPr>
                <m:t>i</m:t>
              </w:del>
            </m:r>
          </m:sub>
        </m:sSub>
      </m:oMath>
      <w:del w:id="2368" w:author="Nicola RICCETTI" w:date="2025-11-25T14:40:00Z">
        <w:r w:rsidRPr="00D00300" w:rsidDel="004739F7">
          <w:rPr>
            <w:lang w:val="en-IE"/>
          </w:rPr>
          <w:delText xml:space="preserve"> is a diagonal matrix (</w:delText>
        </w:r>
        <w:r w:rsidRPr="00D00300" w:rsidDel="004739F7">
          <w:rPr>
            <w:i/>
            <w:lang w:val="en-IE"/>
          </w:rPr>
          <w:delText>nxn</w:delText>
        </w:r>
        <w:r w:rsidRPr="00D00300" w:rsidDel="004739F7">
          <w:rPr>
            <w:lang w:val="en-IE"/>
          </w:rPr>
          <w:delText xml:space="preserve">) specific to location </w:delText>
        </w:r>
        <w:r w:rsidRPr="00D00300" w:rsidDel="004739F7">
          <w:rPr>
            <w:i/>
            <w:lang w:val="en-IE"/>
          </w:rPr>
          <w:delText>i</w:delText>
        </w:r>
        <w:r w:rsidRPr="00D00300" w:rsidDel="004739F7">
          <w:rPr>
            <w:lang w:val="en-IE"/>
          </w:rPr>
          <w:delText xml:space="preserve">, with the </w:delText>
        </w:r>
        <w:r w:rsidRPr="00D00300" w:rsidDel="004739F7">
          <w:rPr>
            <w:i/>
            <w:lang w:val="en-IE"/>
          </w:rPr>
          <w:delText>i</w:delText>
        </w:r>
        <w:r w:rsidRPr="00D00300" w:rsidDel="004739F7">
          <w:rPr>
            <w:i/>
            <w:vertAlign w:val="subscript"/>
            <w:lang w:val="en-IE"/>
          </w:rPr>
          <w:delText>th</w:delText>
        </w:r>
        <w:r w:rsidRPr="00D00300" w:rsidDel="004739F7">
          <w:rPr>
            <w:lang w:val="en-IE"/>
          </w:rPr>
          <w:delText xml:space="preserve"> element in the diagonal (</w:delText>
        </w:r>
        <w:r w:rsidRPr="00D00300" w:rsidDel="004739F7">
          <w:rPr>
            <w:i/>
            <w:lang w:val="en-IE"/>
          </w:rPr>
          <w:delText>w</w:delText>
        </w:r>
        <w:r w:rsidRPr="00D00300" w:rsidDel="004739F7">
          <w:rPr>
            <w:i/>
            <w:vertAlign w:val="subscript"/>
            <w:lang w:val="en-IE"/>
          </w:rPr>
          <w:delText>ij</w:delText>
        </w:r>
        <w:r w:rsidRPr="00D00300" w:rsidDel="004739F7">
          <w:rPr>
            <w:lang w:val="en-IE"/>
          </w:rPr>
          <w:delText xml:space="preserve">) given by the value of the kernel function for observation pair </w:delText>
        </w:r>
        <w:r w:rsidRPr="00D00300" w:rsidDel="004739F7">
          <w:rPr>
            <w:i/>
            <w:lang w:val="en-IE"/>
          </w:rPr>
          <w:delText>i</w:delText>
        </w:r>
        <w:r w:rsidRPr="00D00300" w:rsidDel="004739F7">
          <w:rPr>
            <w:lang w:val="en-IE"/>
          </w:rPr>
          <w:delText xml:space="preserve"> and</w:delText>
        </w:r>
        <w:r w:rsidR="00527826" w:rsidRPr="00D00300" w:rsidDel="004739F7">
          <w:rPr>
            <w:lang w:val="en-IE"/>
          </w:rPr>
          <w:delText xml:space="preserve"> </w:delText>
        </w:r>
        <w:r w:rsidR="00527826" w:rsidRPr="00D00300" w:rsidDel="004739F7">
          <w:rPr>
            <w:i/>
            <w:lang w:val="en-IE"/>
          </w:rPr>
          <w:delText xml:space="preserve">j. </w:delText>
        </w:r>
        <w:r w:rsidR="000A04E9" w:rsidRPr="00D00300" w:rsidDel="004739F7">
          <w:rPr>
            <w:lang w:val="en-IE"/>
          </w:rPr>
          <w:delText xml:space="preserve">There are various schemes for calculating the weights, nearest neighbors, cubic or exponential kernels. </w:delText>
        </w:r>
      </w:del>
    </w:p>
    <w:p w14:paraId="506FFB61" w14:textId="3CA409C4" w:rsidR="005559BC" w:rsidRPr="00D00300" w:rsidDel="004739F7" w:rsidRDefault="005559BC" w:rsidP="00E537D0">
      <w:pPr>
        <w:pStyle w:val="NoSpacing"/>
        <w:rPr>
          <w:del w:id="2369" w:author="Nicola RICCETTI" w:date="2025-11-25T14:40:00Z"/>
          <w:lang w:val="en-IE"/>
        </w:rPr>
      </w:pPr>
      <w:del w:id="2370" w:author="Nicola RICCETTI" w:date="2025-11-25T14:40:00Z">
        <w:r w:rsidRPr="00D00300" w:rsidDel="004739F7">
          <w:rPr>
            <w:lang w:val="en-IE"/>
          </w:rPr>
          <w:delText>We used the Akaike Information Criterion (AIC) approach to select the bandwidth for the GWR-SL model. This method determines the optimal bandwidth (</w:delText>
        </w:r>
        <w:r w:rsidRPr="00D00300" w:rsidDel="004739F7">
          <w:rPr>
            <w:i/>
            <w:lang w:val="en-IE"/>
          </w:rPr>
          <w:delText>b</w:delText>
        </w:r>
        <w:r w:rsidRPr="00D00300" w:rsidDel="004739F7">
          <w:rPr>
            <w:lang w:val="en-IE"/>
          </w:rPr>
          <w:delText>) that balances model fit and complexity. The bisquare kernel function (</w:delText>
        </w:r>
        <w:r w:rsidRPr="00D00300" w:rsidDel="004739F7">
          <w:rPr>
            <w:i/>
            <w:lang w:val="en-IE"/>
          </w:rPr>
          <w:delText>K</w:delText>
        </w:r>
        <w:r w:rsidRPr="00D00300" w:rsidDel="004739F7">
          <w:rPr>
            <w:lang w:val="en-IE"/>
          </w:rPr>
          <w:delText xml:space="preserve">) was used, which assigns weights to observations based on their distance, with an adaptive bandwidth allowing the bandwidth to vary based on the density of the data points. Mathematically, the weight </w:delText>
        </w:r>
        <w:r w:rsidRPr="00D00300" w:rsidDel="004739F7">
          <w:rPr>
            <w:i/>
            <w:lang w:val="en-IE"/>
          </w:rPr>
          <w:delText>w</w:delText>
        </w:r>
        <w:r w:rsidRPr="00D00300" w:rsidDel="004739F7">
          <w:rPr>
            <w:i/>
            <w:vertAlign w:val="subscript"/>
            <w:lang w:val="en-IE"/>
          </w:rPr>
          <w:delText>ij</w:delText>
        </w:r>
        <w:r w:rsidRPr="00D00300" w:rsidDel="004739F7">
          <w:rPr>
            <w:lang w:val="en-IE"/>
          </w:rPr>
          <w:delText xml:space="preserve"> for an observation </w:delText>
        </w:r>
        <w:r w:rsidRPr="00D00300" w:rsidDel="004739F7">
          <w:rPr>
            <w:i/>
            <w:lang w:val="en-IE"/>
          </w:rPr>
          <w:delText>j</w:delText>
        </w:r>
        <w:r w:rsidRPr="00D00300" w:rsidDel="004739F7">
          <w:rPr>
            <w:lang w:val="en-IE"/>
          </w:rPr>
          <w:delText xml:space="preserve"> at location </w:delText>
        </w:r>
        <w:r w:rsidRPr="00D00300" w:rsidDel="004739F7">
          <w:rPr>
            <w:i/>
            <w:lang w:val="en-IE"/>
          </w:rPr>
          <w:delText>i</w:delText>
        </w:r>
        <w:r w:rsidRPr="00D00300" w:rsidDel="004739F7">
          <w:rPr>
            <w:lang w:val="en-IE"/>
          </w:rPr>
          <w:delText xml:space="preserve"> is given by:</w:delText>
        </w:r>
      </w:del>
    </w:p>
    <w:p w14:paraId="730BA6AE" w14:textId="5853B364" w:rsidR="005559BC" w:rsidRPr="00D00300" w:rsidDel="004739F7" w:rsidRDefault="004C0EC6" w:rsidP="005559BC">
      <w:pPr>
        <w:spacing w:after="0"/>
        <w:jc w:val="both"/>
        <w:rPr>
          <w:del w:id="2371" w:author="Nicola RICCETTI" w:date="2025-11-25T14:40:00Z"/>
          <w:rFonts w:eastAsiaTheme="minorEastAsia" w:cs="Times New Roman"/>
          <w:color w:val="000000" w:themeColor="text1"/>
          <w:sz w:val="20"/>
          <w:szCs w:val="20"/>
          <w:lang w:val="en-IE"/>
        </w:rPr>
      </w:pPr>
      <m:oMathPara>
        <m:oMath>
          <m:sSub>
            <m:sSubPr>
              <m:ctrlPr>
                <w:del w:id="2372" w:author="Nicola RICCETTI" w:date="2025-11-25T14:40:00Z">
                  <w:rPr>
                    <w:rFonts w:ascii="Cambria Math" w:eastAsiaTheme="minorEastAsia" w:hAnsi="Cambria Math" w:cs="Times New Roman"/>
                    <w:i/>
                    <w:color w:val="000000" w:themeColor="text1"/>
                    <w:sz w:val="20"/>
                    <w:szCs w:val="20"/>
                    <w:lang w:val="en-IE"/>
                  </w:rPr>
                </w:del>
              </m:ctrlPr>
            </m:sSubPr>
            <m:e>
              <m:r>
                <w:del w:id="2373" w:author="Nicola RICCETTI" w:date="2025-11-25T14:40:00Z">
                  <w:rPr>
                    <w:rFonts w:ascii="Cambria Math" w:eastAsiaTheme="minorEastAsia" w:hAnsi="Cambria Math" w:cs="Times New Roman"/>
                    <w:color w:val="000000" w:themeColor="text1"/>
                    <w:sz w:val="20"/>
                    <w:szCs w:val="20"/>
                    <w:lang w:val="en-IE"/>
                  </w:rPr>
                  <m:t>w</m:t>
                </w:del>
              </m:r>
            </m:e>
            <m:sub>
              <m:r>
                <w:del w:id="2374" w:author="Nicola RICCETTI" w:date="2025-11-25T14:40:00Z">
                  <w:rPr>
                    <w:rFonts w:ascii="Cambria Math" w:eastAsiaTheme="minorEastAsia" w:hAnsi="Cambria Math" w:cs="Times New Roman"/>
                    <w:color w:val="000000" w:themeColor="text1"/>
                    <w:sz w:val="20"/>
                    <w:szCs w:val="20"/>
                    <w:lang w:val="en-IE"/>
                  </w:rPr>
                  <m:t>ij</m:t>
                </w:del>
              </m:r>
            </m:sub>
          </m:sSub>
          <m:r>
            <w:del w:id="2375" w:author="Nicola RICCETTI" w:date="2025-11-25T14:40:00Z">
              <w:rPr>
                <w:rFonts w:ascii="Cambria Math" w:eastAsiaTheme="minorEastAsia" w:hAnsi="Cambria Math" w:cs="Times New Roman"/>
                <w:color w:val="000000" w:themeColor="text1"/>
                <w:sz w:val="20"/>
                <w:szCs w:val="20"/>
                <w:lang w:val="en-IE"/>
              </w:rPr>
              <m:t xml:space="preserve">= </m:t>
            </w:del>
          </m:r>
          <m:d>
            <m:dPr>
              <m:begChr m:val="{"/>
              <m:endChr m:val=""/>
              <m:ctrlPr>
                <w:del w:id="2376" w:author="Nicola RICCETTI" w:date="2025-11-25T14:40:00Z">
                  <w:rPr>
                    <w:rFonts w:ascii="Cambria Math" w:eastAsiaTheme="minorEastAsia" w:hAnsi="Cambria Math" w:cs="Times New Roman"/>
                    <w:i/>
                    <w:color w:val="000000" w:themeColor="text1"/>
                    <w:sz w:val="20"/>
                    <w:szCs w:val="20"/>
                    <w:lang w:val="en-IE"/>
                  </w:rPr>
                </w:del>
              </m:ctrlPr>
            </m:dPr>
            <m:e>
              <m:eqArr>
                <m:eqArrPr>
                  <m:ctrlPr>
                    <w:del w:id="2377" w:author="Nicola RICCETTI" w:date="2025-11-25T14:40:00Z">
                      <w:rPr>
                        <w:rFonts w:ascii="Cambria Math" w:eastAsiaTheme="minorEastAsia" w:hAnsi="Cambria Math" w:cs="Times New Roman"/>
                        <w:i/>
                        <w:color w:val="000000" w:themeColor="text1"/>
                        <w:sz w:val="20"/>
                        <w:szCs w:val="20"/>
                        <w:lang w:val="en-IE"/>
                      </w:rPr>
                    </w:del>
                  </m:ctrlPr>
                </m:eqArrPr>
                <m:e>
                  <m:sSup>
                    <m:sSupPr>
                      <m:ctrlPr>
                        <w:del w:id="2378" w:author="Nicola RICCETTI" w:date="2025-11-25T14:40:00Z">
                          <w:rPr>
                            <w:rFonts w:ascii="Cambria Math" w:eastAsiaTheme="minorEastAsia" w:hAnsi="Cambria Math" w:cs="Times New Roman"/>
                            <w:i/>
                            <w:color w:val="000000" w:themeColor="text1"/>
                            <w:sz w:val="20"/>
                            <w:szCs w:val="20"/>
                            <w:lang w:val="en-IE"/>
                          </w:rPr>
                        </w:del>
                      </m:ctrlPr>
                    </m:sSupPr>
                    <m:e>
                      <m:d>
                        <m:dPr>
                          <m:ctrlPr>
                            <w:del w:id="2379" w:author="Nicola RICCETTI" w:date="2025-11-25T14:40:00Z">
                              <w:rPr>
                                <w:rFonts w:ascii="Cambria Math" w:eastAsiaTheme="minorEastAsia" w:hAnsi="Cambria Math" w:cs="Times New Roman"/>
                                <w:i/>
                                <w:color w:val="000000" w:themeColor="text1"/>
                                <w:sz w:val="20"/>
                                <w:szCs w:val="20"/>
                                <w:lang w:val="en-IE"/>
                              </w:rPr>
                            </w:del>
                          </m:ctrlPr>
                        </m:dPr>
                        <m:e>
                          <m:r>
                            <w:del w:id="2380" w:author="Nicola RICCETTI" w:date="2025-11-25T14:40:00Z">
                              <w:rPr>
                                <w:rFonts w:ascii="Cambria Math" w:eastAsiaTheme="minorEastAsia" w:hAnsi="Cambria Math" w:cs="Times New Roman"/>
                                <w:color w:val="000000" w:themeColor="text1"/>
                                <w:sz w:val="20"/>
                                <w:szCs w:val="20"/>
                                <w:lang w:val="en-IE"/>
                              </w:rPr>
                              <m:t xml:space="preserve">1- </m:t>
                            </w:del>
                          </m:r>
                          <m:sSup>
                            <m:sSupPr>
                              <m:ctrlPr>
                                <w:del w:id="2381" w:author="Nicola RICCETTI" w:date="2025-11-25T14:40:00Z">
                                  <w:rPr>
                                    <w:rFonts w:ascii="Cambria Math" w:eastAsiaTheme="minorEastAsia" w:hAnsi="Cambria Math" w:cs="Times New Roman"/>
                                    <w:i/>
                                    <w:color w:val="000000" w:themeColor="text1"/>
                                    <w:sz w:val="20"/>
                                    <w:szCs w:val="20"/>
                                    <w:lang w:val="en-IE"/>
                                  </w:rPr>
                                </w:del>
                              </m:ctrlPr>
                            </m:sSupPr>
                            <m:e>
                              <m:d>
                                <m:dPr>
                                  <m:ctrlPr>
                                    <w:del w:id="2382" w:author="Nicola RICCETTI" w:date="2025-11-25T14:40:00Z">
                                      <w:rPr>
                                        <w:rFonts w:ascii="Cambria Math" w:eastAsiaTheme="minorEastAsia" w:hAnsi="Cambria Math" w:cs="Times New Roman"/>
                                        <w:i/>
                                        <w:color w:val="000000" w:themeColor="text1"/>
                                        <w:sz w:val="20"/>
                                        <w:szCs w:val="20"/>
                                        <w:lang w:val="en-IE"/>
                                      </w:rPr>
                                    </w:del>
                                  </m:ctrlPr>
                                </m:dPr>
                                <m:e>
                                  <m:f>
                                    <m:fPr>
                                      <m:ctrlPr>
                                        <w:del w:id="2383" w:author="Nicola RICCETTI" w:date="2025-11-25T14:40:00Z">
                                          <w:rPr>
                                            <w:rFonts w:ascii="Cambria Math" w:eastAsiaTheme="minorEastAsia" w:hAnsi="Cambria Math" w:cs="Times New Roman"/>
                                            <w:i/>
                                            <w:color w:val="000000" w:themeColor="text1"/>
                                            <w:sz w:val="20"/>
                                            <w:szCs w:val="20"/>
                                            <w:lang w:val="en-IE"/>
                                          </w:rPr>
                                        </w:del>
                                      </m:ctrlPr>
                                    </m:fPr>
                                    <m:num>
                                      <m:sSub>
                                        <m:sSubPr>
                                          <m:ctrlPr>
                                            <w:del w:id="2384" w:author="Nicola RICCETTI" w:date="2025-11-25T14:40:00Z">
                                              <w:rPr>
                                                <w:rFonts w:ascii="Cambria Math" w:eastAsiaTheme="minorEastAsia" w:hAnsi="Cambria Math" w:cs="Times New Roman"/>
                                                <w:i/>
                                                <w:color w:val="000000" w:themeColor="text1"/>
                                                <w:sz w:val="20"/>
                                                <w:szCs w:val="20"/>
                                                <w:lang w:val="en-IE"/>
                                              </w:rPr>
                                            </w:del>
                                          </m:ctrlPr>
                                        </m:sSubPr>
                                        <m:e>
                                          <m:r>
                                            <w:del w:id="2385" w:author="Nicola RICCETTI" w:date="2025-11-25T14:40:00Z">
                                              <w:rPr>
                                                <w:rFonts w:ascii="Cambria Math" w:eastAsiaTheme="minorEastAsia" w:hAnsi="Cambria Math" w:cs="Times New Roman"/>
                                                <w:color w:val="000000" w:themeColor="text1"/>
                                                <w:sz w:val="20"/>
                                                <w:szCs w:val="20"/>
                                                <w:lang w:val="en-IE"/>
                                              </w:rPr>
                                              <m:t>d</m:t>
                                            </w:del>
                                          </m:r>
                                        </m:e>
                                        <m:sub>
                                          <m:r>
                                            <w:del w:id="2386" w:author="Nicola RICCETTI" w:date="2025-11-25T14:40:00Z">
                                              <w:rPr>
                                                <w:rFonts w:ascii="Cambria Math" w:eastAsiaTheme="minorEastAsia" w:hAnsi="Cambria Math" w:cs="Times New Roman"/>
                                                <w:color w:val="000000" w:themeColor="text1"/>
                                                <w:sz w:val="20"/>
                                                <w:szCs w:val="20"/>
                                                <w:lang w:val="en-IE"/>
                                              </w:rPr>
                                              <m:t>ij</m:t>
                                            </w:del>
                                          </m:r>
                                        </m:sub>
                                      </m:sSub>
                                    </m:num>
                                    <m:den>
                                      <m:r>
                                        <w:del w:id="2387" w:author="Nicola RICCETTI" w:date="2025-11-25T14:40:00Z">
                                          <w:rPr>
                                            <w:rFonts w:ascii="Cambria Math" w:eastAsiaTheme="minorEastAsia" w:hAnsi="Cambria Math" w:cs="Times New Roman"/>
                                            <w:color w:val="000000" w:themeColor="text1"/>
                                            <w:sz w:val="20"/>
                                            <w:szCs w:val="20"/>
                                            <w:lang w:val="en-IE"/>
                                          </w:rPr>
                                          <m:t>b</m:t>
                                        </w:del>
                                      </m:r>
                                    </m:den>
                                  </m:f>
                                </m:e>
                              </m:d>
                            </m:e>
                            <m:sup>
                              <m:r>
                                <w:del w:id="2388" w:author="Nicola RICCETTI" w:date="2025-11-25T14:40:00Z">
                                  <w:rPr>
                                    <w:rFonts w:ascii="Cambria Math" w:eastAsiaTheme="minorEastAsia" w:hAnsi="Cambria Math" w:cs="Times New Roman"/>
                                    <w:color w:val="000000" w:themeColor="text1"/>
                                    <w:sz w:val="20"/>
                                    <w:szCs w:val="20"/>
                                    <w:lang w:val="en-IE"/>
                                  </w:rPr>
                                  <m:t>2</m:t>
                                </w:del>
                              </m:r>
                            </m:sup>
                          </m:sSup>
                        </m:e>
                      </m:d>
                    </m:e>
                    <m:sup>
                      <m:r>
                        <w:del w:id="2389" w:author="Nicola RICCETTI" w:date="2025-11-25T14:40:00Z">
                          <w:rPr>
                            <w:rFonts w:ascii="Cambria Math" w:eastAsiaTheme="minorEastAsia" w:hAnsi="Cambria Math" w:cs="Times New Roman"/>
                            <w:color w:val="000000" w:themeColor="text1"/>
                            <w:sz w:val="20"/>
                            <w:szCs w:val="20"/>
                            <w:lang w:val="en-IE"/>
                          </w:rPr>
                          <m:t>2</m:t>
                        </w:del>
                      </m:r>
                    </m:sup>
                  </m:sSup>
                  <m:r>
                    <w:del w:id="2390" w:author="Nicola RICCETTI" w:date="2025-11-25T14:40:00Z">
                      <w:rPr>
                        <w:rFonts w:ascii="Cambria Math" w:eastAsiaTheme="minorEastAsia" w:hAnsi="Cambria Math" w:cs="Times New Roman"/>
                        <w:color w:val="000000" w:themeColor="text1"/>
                        <w:sz w:val="20"/>
                        <w:szCs w:val="20"/>
                        <w:lang w:val="en-IE"/>
                      </w:rPr>
                      <m:t xml:space="preserve">,  </m:t>
                    </w:del>
                  </m:r>
                  <m:r>
                    <w:del w:id="2391" w:author="Nicola RICCETTI" w:date="2025-11-25T14:40:00Z">
                      <w:rPr>
                        <w:rFonts w:ascii="Cambria Math" w:eastAsiaTheme="minorEastAsia" w:hAnsi="Cambria Math" w:cs="Times New Roman"/>
                        <w:color w:val="000000" w:themeColor="text1"/>
                        <w:sz w:val="20"/>
                        <w:szCs w:val="20"/>
                        <w:lang w:val="en-IE"/>
                      </w:rPr>
                      <m:t>if</m:t>
                    </w:del>
                  </m:r>
                  <m:r>
                    <w:del w:id="2392" w:author="Nicola RICCETTI" w:date="2025-11-25T14:40:00Z">
                      <w:rPr>
                        <w:rFonts w:ascii="Cambria Math" w:eastAsiaTheme="minorEastAsia" w:hAnsi="Cambria Math" w:cs="Times New Roman"/>
                        <w:color w:val="000000" w:themeColor="text1"/>
                        <w:sz w:val="20"/>
                        <w:szCs w:val="20"/>
                        <w:lang w:val="en-IE"/>
                      </w:rPr>
                      <m:t xml:space="preserve"> </m:t>
                    </w:del>
                  </m:r>
                  <m:sSub>
                    <m:sSubPr>
                      <m:ctrlPr>
                        <w:del w:id="2393" w:author="Nicola RICCETTI" w:date="2025-11-25T14:40:00Z">
                          <w:rPr>
                            <w:rFonts w:ascii="Cambria Math" w:eastAsiaTheme="minorEastAsia" w:hAnsi="Cambria Math" w:cs="Times New Roman"/>
                            <w:i/>
                            <w:color w:val="000000" w:themeColor="text1"/>
                            <w:sz w:val="20"/>
                            <w:szCs w:val="20"/>
                            <w:lang w:val="en-IE"/>
                          </w:rPr>
                        </w:del>
                      </m:ctrlPr>
                    </m:sSubPr>
                    <m:e>
                      <m:r>
                        <w:del w:id="2394" w:author="Nicola RICCETTI" w:date="2025-11-25T14:40:00Z">
                          <w:rPr>
                            <w:rFonts w:ascii="Cambria Math" w:eastAsiaTheme="minorEastAsia" w:hAnsi="Cambria Math" w:cs="Times New Roman"/>
                            <w:color w:val="000000" w:themeColor="text1"/>
                            <w:sz w:val="20"/>
                            <w:szCs w:val="20"/>
                            <w:lang w:val="en-IE"/>
                          </w:rPr>
                          <m:t>d</m:t>
                        </w:del>
                      </m:r>
                    </m:e>
                    <m:sub>
                      <m:r>
                        <w:del w:id="2395" w:author="Nicola RICCETTI" w:date="2025-11-25T14:40:00Z">
                          <w:rPr>
                            <w:rFonts w:ascii="Cambria Math" w:eastAsiaTheme="minorEastAsia" w:hAnsi="Cambria Math" w:cs="Times New Roman"/>
                            <w:color w:val="000000" w:themeColor="text1"/>
                            <w:sz w:val="20"/>
                            <w:szCs w:val="20"/>
                            <w:lang w:val="en-IE"/>
                          </w:rPr>
                          <m:t>ij</m:t>
                        </w:del>
                      </m:r>
                    </m:sub>
                  </m:sSub>
                  <m:r>
                    <w:del w:id="2396" w:author="Nicola RICCETTI" w:date="2025-11-25T14:40:00Z">
                      <w:rPr>
                        <w:rFonts w:ascii="Cambria Math" w:eastAsiaTheme="minorEastAsia" w:hAnsi="Cambria Math" w:cs="Times New Roman"/>
                        <w:color w:val="000000" w:themeColor="text1"/>
                        <w:sz w:val="20"/>
                        <w:szCs w:val="20"/>
                        <w:lang w:val="en-IE"/>
                      </w:rPr>
                      <m:t>≤</m:t>
                    </w:del>
                  </m:r>
                  <m:r>
                    <w:del w:id="2397" w:author="Nicola RICCETTI" w:date="2025-11-25T14:40:00Z">
                      <w:rPr>
                        <w:rFonts w:ascii="Cambria Math" w:eastAsiaTheme="minorEastAsia" w:hAnsi="Cambria Math" w:cs="Times New Roman"/>
                        <w:color w:val="000000" w:themeColor="text1"/>
                        <w:sz w:val="20"/>
                        <w:szCs w:val="20"/>
                        <w:lang w:val="en-IE"/>
                      </w:rPr>
                      <m:t>b</m:t>
                    </w:del>
                  </m:r>
                </m:e>
                <m:e>
                  <m:r>
                    <w:del w:id="2398" w:author="Nicola RICCETTI" w:date="2025-11-25T14:40:00Z">
                      <w:rPr>
                        <w:rFonts w:ascii="Cambria Math" w:eastAsiaTheme="minorEastAsia" w:hAnsi="Cambria Math" w:cs="Times New Roman"/>
                        <w:color w:val="000000" w:themeColor="text1"/>
                        <w:sz w:val="20"/>
                        <w:szCs w:val="20"/>
                        <w:lang w:val="en-IE"/>
                      </w:rPr>
                      <m:t>0,</m:t>
                    </w:del>
                  </m:r>
                  <m:r>
                    <w:del w:id="2399" w:author="Nicola RICCETTI" w:date="2025-11-25T14:40:00Z">
                      <w:rPr>
                        <w:rFonts w:ascii="Cambria Math" w:eastAsiaTheme="minorEastAsia" w:hAnsi="Cambria Math" w:cs="Times New Roman"/>
                        <w:color w:val="000000" w:themeColor="text1"/>
                        <w:sz w:val="20"/>
                        <w:szCs w:val="20"/>
                        <w:lang w:val="en-IE"/>
                      </w:rPr>
                      <m:t xml:space="preserve">                                     </m:t>
                    </w:del>
                  </m:r>
                  <m:r>
                    <w:del w:id="2400" w:author="Nicola RICCETTI" w:date="2025-11-25T14:40:00Z">
                      <w:rPr>
                        <w:rFonts w:ascii="Cambria Math" w:eastAsiaTheme="minorEastAsia" w:hAnsi="Cambria Math" w:cs="Times New Roman"/>
                        <w:color w:val="000000" w:themeColor="text1"/>
                        <w:sz w:val="20"/>
                        <w:szCs w:val="20"/>
                        <w:lang w:val="en-IE"/>
                      </w:rPr>
                      <m:t>if</m:t>
                    </w:del>
                  </m:r>
                  <m:r>
                    <w:del w:id="2401" w:author="Nicola RICCETTI" w:date="2025-11-25T14:40:00Z">
                      <w:rPr>
                        <w:rFonts w:ascii="Cambria Math" w:eastAsiaTheme="minorEastAsia" w:hAnsi="Cambria Math" w:cs="Times New Roman"/>
                        <w:color w:val="000000" w:themeColor="text1"/>
                        <w:sz w:val="20"/>
                        <w:szCs w:val="20"/>
                        <w:lang w:val="en-IE"/>
                      </w:rPr>
                      <m:t xml:space="preserve"> </m:t>
                    </w:del>
                  </m:r>
                  <m:sSub>
                    <m:sSubPr>
                      <m:ctrlPr>
                        <w:del w:id="2402" w:author="Nicola RICCETTI" w:date="2025-11-25T14:40:00Z">
                          <w:rPr>
                            <w:rFonts w:ascii="Cambria Math" w:eastAsiaTheme="minorEastAsia" w:hAnsi="Cambria Math" w:cs="Times New Roman"/>
                            <w:i/>
                            <w:color w:val="000000" w:themeColor="text1"/>
                            <w:sz w:val="20"/>
                            <w:szCs w:val="20"/>
                            <w:lang w:val="en-IE"/>
                          </w:rPr>
                        </w:del>
                      </m:ctrlPr>
                    </m:sSubPr>
                    <m:e>
                      <m:r>
                        <w:del w:id="2403" w:author="Nicola RICCETTI" w:date="2025-11-25T14:40:00Z">
                          <w:rPr>
                            <w:rFonts w:ascii="Cambria Math" w:eastAsiaTheme="minorEastAsia" w:hAnsi="Cambria Math" w:cs="Times New Roman"/>
                            <w:color w:val="000000" w:themeColor="text1"/>
                            <w:sz w:val="20"/>
                            <w:szCs w:val="20"/>
                            <w:lang w:val="en-IE"/>
                          </w:rPr>
                          <m:t>d</m:t>
                        </w:del>
                      </m:r>
                    </m:e>
                    <m:sub>
                      <m:r>
                        <w:del w:id="2404" w:author="Nicola RICCETTI" w:date="2025-11-25T14:40:00Z">
                          <w:rPr>
                            <w:rFonts w:ascii="Cambria Math" w:eastAsiaTheme="minorEastAsia" w:hAnsi="Cambria Math" w:cs="Times New Roman"/>
                            <w:color w:val="000000" w:themeColor="text1"/>
                            <w:sz w:val="20"/>
                            <w:szCs w:val="20"/>
                            <w:lang w:val="en-IE"/>
                          </w:rPr>
                          <m:t>ij</m:t>
                        </w:del>
                      </m:r>
                    </m:sub>
                  </m:sSub>
                  <m:r>
                    <w:del w:id="2405" w:author="Nicola RICCETTI" w:date="2025-11-25T14:40:00Z">
                      <w:rPr>
                        <w:rFonts w:ascii="Cambria Math" w:eastAsiaTheme="minorEastAsia" w:hAnsi="Cambria Math" w:cs="Times New Roman"/>
                        <w:color w:val="000000" w:themeColor="text1"/>
                        <w:sz w:val="20"/>
                        <w:szCs w:val="20"/>
                        <w:lang w:val="en-IE"/>
                      </w:rPr>
                      <m:t>&gt;</m:t>
                    </w:del>
                  </m:r>
                  <m:r>
                    <w:del w:id="2406" w:author="Nicola RICCETTI" w:date="2025-11-25T14:40:00Z">
                      <w:rPr>
                        <w:rFonts w:ascii="Cambria Math" w:eastAsiaTheme="minorEastAsia" w:hAnsi="Cambria Math" w:cs="Times New Roman"/>
                        <w:color w:val="000000" w:themeColor="text1"/>
                        <w:sz w:val="20"/>
                        <w:szCs w:val="20"/>
                        <w:lang w:val="en-IE"/>
                      </w:rPr>
                      <m:t>b</m:t>
                    </w:del>
                  </m:r>
                </m:e>
              </m:eqArr>
            </m:e>
          </m:d>
          <m:m>
            <m:mPr>
              <m:mcs>
                <m:mc>
                  <m:mcPr>
                    <m:count m:val="1"/>
                    <m:mcJc m:val="center"/>
                  </m:mcPr>
                </m:mc>
              </m:mcs>
              <m:ctrlPr>
                <w:del w:id="2407" w:author="Nicola RICCETTI" w:date="2025-11-25T14:40:00Z">
                  <w:rPr>
                    <w:rFonts w:ascii="Cambria Math" w:eastAsiaTheme="minorEastAsia" w:hAnsi="Cambria Math" w:cs="Times New Roman"/>
                    <w:i/>
                    <w:color w:val="000000" w:themeColor="text1"/>
                    <w:sz w:val="20"/>
                    <w:szCs w:val="20"/>
                    <w:lang w:val="en-IE"/>
                  </w:rPr>
                </w:del>
              </m:ctrlPr>
            </m:mPr>
            <m:mr>
              <m:e>
                <m:r>
                  <w:del w:id="2408" w:author="Nicola RICCETTI" w:date="2025-11-25T14:40:00Z">
                    <w:rPr>
                      <w:rFonts w:ascii="Cambria Math" w:eastAsiaTheme="minorEastAsia" w:hAnsi="Cambria Math" w:cs="Times New Roman"/>
                      <w:color w:val="000000" w:themeColor="text1"/>
                      <w:sz w:val="20"/>
                      <w:szCs w:val="20"/>
                      <w:lang w:val="en-IE"/>
                    </w:rPr>
                    <m:t xml:space="preserve">  </m:t>
                  </w:del>
                </m:r>
              </m:e>
            </m:mr>
            <m:mr>
              <m:e>
                <m:r>
                  <w:del w:id="2409" w:author="Nicola RICCETTI" w:date="2025-11-25T14:40:00Z">
                    <w:rPr>
                      <w:rFonts w:ascii="Cambria Math" w:eastAsiaTheme="minorEastAsia" w:hAnsi="Cambria Math" w:cs="Times New Roman"/>
                      <w:color w:val="000000" w:themeColor="text1"/>
                      <w:sz w:val="20"/>
                      <w:szCs w:val="20"/>
                      <w:lang w:val="en-IE"/>
                    </w:rPr>
                    <m:t xml:space="preserve">   </m:t>
                  </w:del>
                </m:r>
              </m:e>
            </m:mr>
          </m:m>
          <m:r>
            <w:del w:id="2410" w:author="Nicola RICCETTI" w:date="2025-11-25T14:40:00Z">
              <w:rPr>
                <w:rFonts w:ascii="Cambria Math" w:eastAsiaTheme="minorEastAsia" w:hAnsi="Cambria Math" w:cs="Times New Roman"/>
                <w:color w:val="000000" w:themeColor="text1"/>
                <w:sz w:val="20"/>
                <w:szCs w:val="20"/>
                <w:lang w:val="en-IE"/>
              </w:rPr>
              <m:t xml:space="preserve"> </m:t>
            </w:del>
          </m:r>
        </m:oMath>
      </m:oMathPara>
    </w:p>
    <w:p w14:paraId="21065760" w14:textId="1E15E9AF" w:rsidR="005559BC" w:rsidRPr="00D00300" w:rsidDel="004739F7" w:rsidRDefault="005559BC" w:rsidP="005559BC">
      <w:pPr>
        <w:jc w:val="both"/>
        <w:rPr>
          <w:del w:id="2411" w:author="Nicola RICCETTI" w:date="2025-11-25T14:40:00Z"/>
          <w:rFonts w:cs="Times New Roman"/>
          <w:color w:val="000000" w:themeColor="text1"/>
          <w:sz w:val="20"/>
          <w:szCs w:val="20"/>
          <w:lang w:val="en-IE"/>
        </w:rPr>
      </w:pPr>
    </w:p>
    <w:p w14:paraId="34778F24" w14:textId="3FD9ECCE" w:rsidR="00451C96" w:rsidRPr="00D00300" w:rsidDel="004739F7" w:rsidRDefault="005559BC" w:rsidP="00E537D0">
      <w:pPr>
        <w:pStyle w:val="NoSpacing"/>
        <w:rPr>
          <w:del w:id="2412" w:author="Nicola RICCETTI" w:date="2025-11-25T14:40:00Z"/>
          <w:color w:val="FF0000"/>
          <w:lang w:val="en-IE"/>
        </w:rPr>
      </w:pPr>
      <w:del w:id="2413" w:author="Nicola RICCETTI" w:date="2025-11-25T14:40:00Z">
        <w:r w:rsidRPr="00D00300" w:rsidDel="004739F7">
          <w:rPr>
            <w:lang w:val="en-IE"/>
          </w:rPr>
          <w:delText xml:space="preserve">where </w:delText>
        </w:r>
        <w:r w:rsidRPr="00D00300" w:rsidDel="004739F7">
          <w:rPr>
            <w:i/>
            <w:lang w:val="en-IE"/>
          </w:rPr>
          <w:delText xml:space="preserve">b </w:delText>
        </w:r>
        <w:r w:rsidRPr="00D00300" w:rsidDel="004739F7">
          <w:rPr>
            <w:lang w:val="en-IE"/>
          </w:rPr>
          <w:delText xml:space="preserve">is the distance to the </w:delText>
        </w:r>
        <w:r w:rsidRPr="00D00300" w:rsidDel="004739F7">
          <w:rPr>
            <w:i/>
            <w:lang w:val="en-IE"/>
          </w:rPr>
          <w:delText>N</w:delText>
        </w:r>
        <w:r w:rsidRPr="00D00300" w:rsidDel="004739F7">
          <w:rPr>
            <w:i/>
            <w:vertAlign w:val="subscript"/>
            <w:lang w:val="en-IE"/>
          </w:rPr>
          <w:delText>th</w:delText>
        </w:r>
        <w:r w:rsidRPr="00D00300" w:rsidDel="004739F7">
          <w:rPr>
            <w:lang w:val="en-IE"/>
          </w:rPr>
          <w:delText xml:space="preserve"> nearest </w:delText>
        </w:r>
        <w:r w:rsidR="00561948" w:rsidRPr="00D00300" w:rsidDel="004739F7">
          <w:rPr>
            <w:lang w:val="en-IE"/>
          </w:rPr>
          <w:delText>neighbour</w:delText>
        </w:r>
        <w:r w:rsidRPr="00D00300" w:rsidDel="004739F7">
          <w:rPr>
            <w:lang w:val="en-IE"/>
          </w:rPr>
          <w:delText>.</w:delText>
        </w:r>
      </w:del>
    </w:p>
    <w:p w14:paraId="440BBA4F" w14:textId="3D1A8FBF" w:rsidR="00C83FB1" w:rsidRPr="00D00300" w:rsidDel="004739F7" w:rsidRDefault="00DC36AE" w:rsidP="00E537D0">
      <w:pPr>
        <w:pStyle w:val="NoSpacing"/>
        <w:rPr>
          <w:del w:id="2414" w:author="Nicola RICCETTI" w:date="2025-11-25T14:40:00Z"/>
          <w:lang w:val="en-IE"/>
        </w:rPr>
      </w:pPr>
      <w:del w:id="2415" w:author="Nicola RICCETTI" w:date="2025-11-25T14:40:00Z">
        <w:r w:rsidRPr="00D00300" w:rsidDel="004739F7">
          <w:rPr>
            <w:lang w:val="en-IE"/>
          </w:rPr>
          <w:delText xml:space="preserve">To address the risk of spatial multicollinearity within the sample, we calculated the variance </w:delText>
        </w:r>
        <w:r w:rsidR="000552B8" w:rsidRPr="00D00300" w:rsidDel="004739F7">
          <w:rPr>
            <w:lang w:val="en-IE"/>
          </w:rPr>
          <w:delText xml:space="preserve">inflation factors </w:delText>
        </w:r>
        <w:r w:rsidR="00943148" w:rsidRPr="00D00300" w:rsidDel="004739F7">
          <w:rPr>
            <w:lang w:val="en-IE"/>
          </w:rPr>
          <w:delText>(</w:delText>
        </w:r>
        <w:r w:rsidR="000552B8" w:rsidRPr="00D00300" w:rsidDel="004739F7">
          <w:rPr>
            <w:lang w:val="en-IE"/>
          </w:rPr>
          <w:delText>VIF</w:delText>
        </w:r>
        <w:r w:rsidR="00943148" w:rsidRPr="00D00300" w:rsidDel="004739F7">
          <w:rPr>
            <w:lang w:val="en-IE"/>
          </w:rPr>
          <w:delText>)</w:delText>
        </w:r>
        <w:r w:rsidRPr="00D00300" w:rsidDel="004739F7">
          <w:rPr>
            <w:lang w:val="en-IE"/>
          </w:rPr>
          <w:delText xml:space="preserve"> (Supplementary material </w:delText>
        </w:r>
        <w:r w:rsidR="006A13C2" w:rsidRPr="00D00300" w:rsidDel="004739F7">
          <w:rPr>
            <w:lang w:val="en-IE"/>
          </w:rPr>
          <w:delText>– Table</w:delText>
        </w:r>
        <w:r w:rsidR="00B97A1C" w:rsidRPr="00D00300" w:rsidDel="004739F7">
          <w:rPr>
            <w:lang w:val="en-IE"/>
          </w:rPr>
          <w:delText xml:space="preserve"> S</w:delText>
        </w:r>
        <w:r w:rsidR="00B50C91" w:rsidRPr="00D00300" w:rsidDel="004739F7">
          <w:rPr>
            <w:lang w:val="en-IE"/>
          </w:rPr>
          <w:delText>3</w:delText>
        </w:r>
        <w:r w:rsidRPr="00D00300" w:rsidDel="004739F7">
          <w:rPr>
            <w:lang w:val="en-IE"/>
          </w:rPr>
          <w:delText>)</w:delText>
        </w:r>
        <w:r w:rsidR="00165444" w:rsidRPr="00D00300" w:rsidDel="004739F7">
          <w:rPr>
            <w:lang w:val="en-IE"/>
          </w:rPr>
          <w:delText xml:space="preserve"> </w:delText>
        </w:r>
        <w:r w:rsidR="00521615" w:rsidRPr="00D00300" w:rsidDel="004739F7">
          <w:rPr>
            <w:lang w:val="en-IE"/>
          </w:rPr>
          <w:delText>[</w:delText>
        </w:r>
        <w:r w:rsidR="00EA7130" w:rsidRPr="00D00300" w:rsidDel="004739F7">
          <w:rPr>
            <w:lang w:val="en-IE"/>
          </w:rPr>
          <w:delText>55</w:delText>
        </w:r>
        <w:r w:rsidR="00165444" w:rsidRPr="00D00300" w:rsidDel="004739F7">
          <w:rPr>
            <w:lang w:val="en-IE"/>
          </w:rPr>
          <w:delText>]</w:delText>
        </w:r>
        <w:r w:rsidRPr="00D00300" w:rsidDel="004739F7">
          <w:rPr>
            <w:lang w:val="en-IE"/>
          </w:rPr>
          <w:delText>.</w:delText>
        </w:r>
        <w:r w:rsidR="000552B8" w:rsidRPr="00D00300" w:rsidDel="004739F7">
          <w:rPr>
            <w:lang w:val="en-IE"/>
          </w:rPr>
          <w:delText xml:space="preserve"> Do to the high multicollinearity in the model, we decided to exclude the Mean_T_Summer.</w:delText>
        </w:r>
        <w:r w:rsidR="00943148" w:rsidRPr="00D00300" w:rsidDel="004739F7">
          <w:delText xml:space="preserve"> </w:delText>
        </w:r>
      </w:del>
    </w:p>
    <w:p w14:paraId="3F4A28E2" w14:textId="2510038B" w:rsidR="009567EB" w:rsidRPr="00D00300" w:rsidDel="004739F7" w:rsidRDefault="00444631" w:rsidP="00E537D0">
      <w:pPr>
        <w:pStyle w:val="NoSpacing"/>
        <w:rPr>
          <w:del w:id="2416" w:author="Nicola RICCETTI" w:date="2025-11-25T14:40:00Z"/>
          <w:lang w:val="en-IE"/>
        </w:rPr>
      </w:pPr>
      <w:del w:id="2417" w:author="Nicola RICCETTI" w:date="2025-11-25T14:40:00Z">
        <w:r w:rsidRPr="00D00300" w:rsidDel="004739F7">
          <w:rPr>
            <w:lang w:val="en-IE"/>
          </w:rPr>
          <w:delText xml:space="preserve">All analyses were </w:delText>
        </w:r>
        <w:r w:rsidR="00F75736" w:rsidRPr="00D00300" w:rsidDel="004739F7">
          <w:rPr>
            <w:lang w:val="en-IE"/>
          </w:rPr>
          <w:delText>conducted in R (version: 4.0.3)</w:delText>
        </w:r>
      </w:del>
    </w:p>
    <w:p w14:paraId="0891E87D" w14:textId="1D72173F" w:rsidR="00F3518E" w:rsidRPr="00D00300" w:rsidDel="004739F7" w:rsidRDefault="00F3518E">
      <w:pPr>
        <w:rPr>
          <w:del w:id="2418" w:author="Nicola RICCETTI" w:date="2025-11-25T14:40:00Z"/>
          <w:rFonts w:cs="Times New Roman"/>
          <w:b/>
          <w:szCs w:val="24"/>
          <w:lang w:val="en-IE"/>
        </w:rPr>
      </w:pPr>
      <w:del w:id="2419" w:author="Nicola RICCETTI" w:date="2025-11-25T14:40:00Z">
        <w:r w:rsidRPr="00D00300" w:rsidDel="004739F7">
          <w:rPr>
            <w:rFonts w:cs="Times New Roman"/>
            <w:b/>
            <w:szCs w:val="24"/>
            <w:lang w:val="en-IE"/>
          </w:rPr>
          <w:br w:type="page"/>
        </w:r>
      </w:del>
    </w:p>
    <w:p w14:paraId="40C5DDC0" w14:textId="20E1915A" w:rsidR="00403E70" w:rsidRPr="00D00300" w:rsidRDefault="009567EB" w:rsidP="00403E70">
      <w:pPr>
        <w:jc w:val="both"/>
        <w:rPr>
          <w:rFonts w:cs="Times New Roman"/>
          <w:b/>
          <w:sz w:val="28"/>
          <w:szCs w:val="28"/>
          <w:lang w:val="en-IE"/>
        </w:rPr>
      </w:pPr>
      <w:r w:rsidRPr="00D00300">
        <w:rPr>
          <w:rFonts w:cs="Times New Roman"/>
          <w:b/>
          <w:sz w:val="28"/>
          <w:szCs w:val="28"/>
          <w:lang w:val="en-IE"/>
        </w:rPr>
        <w:t>R</w:t>
      </w:r>
      <w:r w:rsidR="00403E70" w:rsidRPr="00D00300">
        <w:rPr>
          <w:rFonts w:cs="Times New Roman"/>
          <w:b/>
          <w:sz w:val="28"/>
          <w:szCs w:val="28"/>
          <w:lang w:val="en-IE"/>
        </w:rPr>
        <w:t xml:space="preserve">eferences </w:t>
      </w:r>
    </w:p>
    <w:p w14:paraId="01D8EB4A" w14:textId="70F9180A" w:rsidR="00403E70" w:rsidRPr="00D00300" w:rsidRDefault="00403E70" w:rsidP="00E537D0">
      <w:pPr>
        <w:pStyle w:val="ListParagraph"/>
        <w:numPr>
          <w:ilvl w:val="0"/>
          <w:numId w:val="2"/>
        </w:numPr>
        <w:spacing w:line="480" w:lineRule="auto"/>
        <w:rPr>
          <w:rFonts w:cs="Times New Roman"/>
          <w:szCs w:val="24"/>
        </w:rPr>
      </w:pPr>
      <w:r w:rsidRPr="002733A1">
        <w:rPr>
          <w:rFonts w:cs="Times New Roman"/>
          <w:szCs w:val="24"/>
          <w:lang w:val="da-DK"/>
          <w:rPrChange w:id="2420" w:author="Emanuele Massaro [2]" w:date="2025-11-10T13:16:00Z">
            <w:rPr>
              <w:rFonts w:cs="Times New Roman"/>
              <w:szCs w:val="24"/>
              <w:lang w:val="fr-FR"/>
            </w:rPr>
          </w:rPrChange>
        </w:rPr>
        <w:t xml:space="preserve">Bartholomeeusen, K., et al. Chikungunya fever. </w:t>
      </w:r>
      <w:r w:rsidRPr="00D00300">
        <w:rPr>
          <w:rFonts w:cs="Times New Roman"/>
          <w:i/>
          <w:szCs w:val="24"/>
        </w:rPr>
        <w:t>Nature Reviews Disease Primers</w:t>
      </w:r>
      <w:r w:rsidRPr="00D00300">
        <w:rPr>
          <w:rFonts w:cs="Times New Roman"/>
          <w:szCs w:val="24"/>
        </w:rPr>
        <w:t xml:space="preserve"> </w:t>
      </w:r>
      <w:r w:rsidRPr="00D00300">
        <w:rPr>
          <w:rFonts w:cs="Times New Roman"/>
          <w:b/>
          <w:szCs w:val="24"/>
        </w:rPr>
        <w:t>9</w:t>
      </w:r>
      <w:r w:rsidRPr="00D00300">
        <w:rPr>
          <w:rFonts w:cs="Times New Roman"/>
          <w:szCs w:val="24"/>
        </w:rPr>
        <w:t xml:space="preserve">:17 (2023). </w:t>
      </w:r>
    </w:p>
    <w:p w14:paraId="79C735DE" w14:textId="44E224BD"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 xml:space="preserve">Guzman, M. G., </w:t>
      </w:r>
      <w:r w:rsidR="00F466A1" w:rsidRPr="00D00300">
        <w:rPr>
          <w:rFonts w:cs="Times New Roman"/>
          <w:szCs w:val="24"/>
        </w:rPr>
        <w:t>and</w:t>
      </w:r>
      <w:r w:rsidRPr="00D00300">
        <w:rPr>
          <w:rFonts w:cs="Times New Roman"/>
          <w:szCs w:val="24"/>
        </w:rPr>
        <w:t xml:space="preserve"> Harris, E. Dengue. </w:t>
      </w:r>
      <w:r w:rsidRPr="00D00300">
        <w:rPr>
          <w:rFonts w:cs="Times New Roman"/>
          <w:i/>
          <w:szCs w:val="24"/>
        </w:rPr>
        <w:t>The Lancet</w:t>
      </w:r>
      <w:r w:rsidRPr="00D00300">
        <w:rPr>
          <w:rFonts w:cs="Times New Roman"/>
          <w:szCs w:val="24"/>
        </w:rPr>
        <w:t xml:space="preserve"> </w:t>
      </w:r>
      <w:r w:rsidRPr="00D00300">
        <w:rPr>
          <w:rFonts w:cs="Times New Roman"/>
          <w:b/>
          <w:szCs w:val="24"/>
        </w:rPr>
        <w:t>385:</w:t>
      </w:r>
      <w:r w:rsidRPr="00D00300">
        <w:rPr>
          <w:rFonts w:cs="Times New Roman"/>
          <w:szCs w:val="24"/>
        </w:rPr>
        <w:t xml:space="preserve">453-465 (2015). </w:t>
      </w:r>
    </w:p>
    <w:p w14:paraId="6A6A8A7F" w14:textId="3369BE3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rPr>
        <w:t xml:space="preserve">Plourde, A. R., and Bloch, E.M. </w:t>
      </w:r>
      <w:r w:rsidRPr="00D00300">
        <w:rPr>
          <w:rFonts w:cs="Times New Roman"/>
          <w:szCs w:val="24"/>
          <w:lang w:val="en-IE"/>
        </w:rPr>
        <w:t xml:space="preserve">A Literature Review of Zika Virus. </w:t>
      </w:r>
      <w:r w:rsidRPr="00D00300">
        <w:rPr>
          <w:rFonts w:cs="Times New Roman"/>
          <w:i/>
          <w:szCs w:val="24"/>
          <w:lang w:val="en-IE"/>
        </w:rPr>
        <w:t>Emerg Infect Dis</w:t>
      </w:r>
      <w:r w:rsidRPr="00D00300">
        <w:rPr>
          <w:rFonts w:cs="Times New Roman"/>
          <w:szCs w:val="24"/>
          <w:lang w:val="en-IE"/>
        </w:rPr>
        <w:t>. Jul;</w:t>
      </w:r>
      <w:r w:rsidRPr="00D00300">
        <w:rPr>
          <w:rFonts w:cs="Times New Roman"/>
          <w:b/>
          <w:szCs w:val="24"/>
          <w:lang w:val="en-IE"/>
        </w:rPr>
        <w:t>22</w:t>
      </w:r>
      <w:r w:rsidRPr="00D00300">
        <w:rPr>
          <w:rFonts w:cs="Times New Roman"/>
          <w:szCs w:val="24"/>
          <w:lang w:val="en-IE"/>
        </w:rPr>
        <w:t xml:space="preserve">(7):1185-92 (2016) </w:t>
      </w:r>
    </w:p>
    <w:p w14:paraId="14501CDB" w14:textId="2453F68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Ferraccioli, F., Fasano, A., Stilianakis, N.I. Demographic characteristics associated with West Nile virus neuroinvasive disease – A retrospective study on the wider European area 2006–2021.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 xml:space="preserve">(9): e0292187 (2023). </w:t>
      </w:r>
    </w:p>
    <w:p w14:paraId="606FB48E" w14:textId="0356CAD2" w:rsidR="00403E70" w:rsidRPr="00D00300" w:rsidRDefault="00403E70" w:rsidP="00E537D0">
      <w:pPr>
        <w:pStyle w:val="ListParagraph"/>
        <w:numPr>
          <w:ilvl w:val="0"/>
          <w:numId w:val="2"/>
        </w:numPr>
        <w:spacing w:line="480" w:lineRule="auto"/>
        <w:rPr>
          <w:rFonts w:cs="Times New Roman"/>
          <w:szCs w:val="24"/>
          <w:lang w:val="en-IE"/>
        </w:rPr>
      </w:pPr>
      <w:r w:rsidRPr="007D24F9">
        <w:rPr>
          <w:rFonts w:cs="Times New Roman"/>
          <w:szCs w:val="24"/>
          <w:lang w:val="it-IT"/>
          <w:rPrChange w:id="2421" w:author="Nicola RICCETTI" w:date="2025-11-24T16:05:00Z">
            <w:rPr>
              <w:rFonts w:cs="Times New Roman"/>
              <w:szCs w:val="24"/>
              <w:lang w:val="fr-FR"/>
            </w:rPr>
          </w:rPrChange>
        </w:rPr>
        <w:t xml:space="preserve">Messina, J.P., et al. </w:t>
      </w:r>
      <w:r w:rsidRPr="00D00300">
        <w:rPr>
          <w:rFonts w:cs="Times New Roman"/>
          <w:szCs w:val="24"/>
        </w:rPr>
        <w:t xml:space="preserve">The current and future global distribution and population at risk of dengue. </w:t>
      </w:r>
      <w:r w:rsidRPr="00D00300">
        <w:rPr>
          <w:rFonts w:cs="Times New Roman"/>
          <w:i/>
          <w:szCs w:val="24"/>
        </w:rPr>
        <w:t>Nat Microbiol</w:t>
      </w:r>
      <w:r w:rsidRPr="00D00300">
        <w:rPr>
          <w:rFonts w:cs="Times New Roman"/>
          <w:szCs w:val="24"/>
        </w:rPr>
        <w:t xml:space="preserve"> </w:t>
      </w:r>
      <w:r w:rsidRPr="00D00300">
        <w:rPr>
          <w:rFonts w:cs="Times New Roman"/>
          <w:b/>
          <w:szCs w:val="24"/>
        </w:rPr>
        <w:t>4</w:t>
      </w:r>
      <w:r w:rsidRPr="00D00300">
        <w:rPr>
          <w:rFonts w:cs="Times New Roman"/>
          <w:szCs w:val="24"/>
        </w:rPr>
        <w:t>, 1508–1515 (2019)</w:t>
      </w:r>
    </w:p>
    <w:p w14:paraId="386E91DD" w14:textId="40BF48D8"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fr-FR"/>
        </w:rPr>
        <w:t xml:space="preserve">Nsoesie, E.O., et al. </w:t>
      </w:r>
      <w:r w:rsidRPr="00D00300">
        <w:rPr>
          <w:rFonts w:cs="Times New Roman"/>
          <w:szCs w:val="24"/>
          <w:lang w:val="en-IE"/>
        </w:rPr>
        <w:t xml:space="preserve">Global distribution and environmental suitability for chikungunya virus, 1952 to 2015. </w:t>
      </w:r>
      <w:r w:rsidRPr="00D00300">
        <w:rPr>
          <w:rFonts w:cs="Times New Roman"/>
          <w:i/>
          <w:szCs w:val="24"/>
          <w:lang w:val="en-IE"/>
        </w:rPr>
        <w:t>Euro Surveill</w:t>
      </w:r>
      <w:r w:rsidRPr="00D00300">
        <w:rPr>
          <w:rFonts w:cs="Times New Roman"/>
          <w:szCs w:val="24"/>
          <w:lang w:val="en-IE"/>
        </w:rPr>
        <w:t xml:space="preserve">. </w:t>
      </w:r>
      <w:r w:rsidRPr="00D00300">
        <w:rPr>
          <w:rFonts w:cs="Times New Roman"/>
          <w:b/>
          <w:szCs w:val="24"/>
          <w:lang w:val="en-IE"/>
        </w:rPr>
        <w:t>21</w:t>
      </w:r>
      <w:r w:rsidRPr="00D00300">
        <w:rPr>
          <w:rFonts w:cs="Times New Roman"/>
          <w:szCs w:val="24"/>
          <w:lang w:val="en-IE"/>
        </w:rPr>
        <w:t xml:space="preserve">(20):pii=30234 (2016) </w:t>
      </w:r>
    </w:p>
    <w:p w14:paraId="04DEA2CE" w14:textId="4469F47C"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Justin Lessler et al. Assessing the global threat from Zika virus. </w:t>
      </w:r>
      <w:r w:rsidRPr="00D00300">
        <w:rPr>
          <w:rFonts w:cs="Times New Roman"/>
          <w:i/>
          <w:szCs w:val="24"/>
          <w:lang w:val="en-IE"/>
        </w:rPr>
        <w:t>Science</w:t>
      </w:r>
      <w:r w:rsidRPr="00D00300">
        <w:rPr>
          <w:rFonts w:cs="Times New Roman"/>
          <w:szCs w:val="24"/>
          <w:lang w:val="en-IE"/>
        </w:rPr>
        <w:t xml:space="preserve"> </w:t>
      </w:r>
      <w:r w:rsidRPr="00D00300">
        <w:rPr>
          <w:rFonts w:cs="Times New Roman"/>
          <w:b/>
          <w:szCs w:val="24"/>
          <w:lang w:val="en-IE"/>
        </w:rPr>
        <w:t>353</w:t>
      </w:r>
      <w:r w:rsidRPr="00D00300">
        <w:rPr>
          <w:rFonts w:cs="Times New Roman"/>
          <w:szCs w:val="24"/>
          <w:lang w:val="en-IE"/>
        </w:rPr>
        <w:t xml:space="preserve">, aaf 8160 (2016). </w:t>
      </w:r>
    </w:p>
    <w:p w14:paraId="6C18724E" w14:textId="682E31E5" w:rsidR="00403E70" w:rsidRPr="00D00300" w:rsidRDefault="00403E70" w:rsidP="00E537D0">
      <w:pPr>
        <w:pStyle w:val="ListParagraph"/>
        <w:numPr>
          <w:ilvl w:val="0"/>
          <w:numId w:val="2"/>
        </w:numPr>
        <w:spacing w:line="480" w:lineRule="auto"/>
        <w:rPr>
          <w:rFonts w:cs="Times New Roman"/>
          <w:szCs w:val="24"/>
        </w:rPr>
      </w:pPr>
      <w:r w:rsidRPr="002733A1">
        <w:rPr>
          <w:rFonts w:cs="Times New Roman"/>
          <w:szCs w:val="24"/>
          <w:lang w:val="da-DK"/>
          <w:rPrChange w:id="2422" w:author="Emanuele Massaro [2]" w:date="2025-11-10T13:16:00Z">
            <w:rPr>
              <w:rFonts w:cs="Times New Roman"/>
              <w:szCs w:val="24"/>
              <w:lang w:val="fr-FR"/>
            </w:rPr>
          </w:rPrChange>
        </w:rPr>
        <w:t>Kraemer</w:t>
      </w:r>
      <w:r w:rsidR="00EB5F45" w:rsidRPr="002733A1">
        <w:rPr>
          <w:rFonts w:cs="Times New Roman"/>
          <w:szCs w:val="24"/>
          <w:lang w:val="da-DK"/>
          <w:rPrChange w:id="2423" w:author="Emanuele Massaro [2]" w:date="2025-11-10T13:16:00Z">
            <w:rPr>
              <w:rFonts w:cs="Times New Roman"/>
              <w:szCs w:val="24"/>
              <w:lang w:val="fr-FR"/>
            </w:rPr>
          </w:rPrChange>
        </w:rPr>
        <w:t>,</w:t>
      </w:r>
      <w:r w:rsidRPr="002733A1">
        <w:rPr>
          <w:rFonts w:cs="Times New Roman"/>
          <w:szCs w:val="24"/>
          <w:lang w:val="da-DK"/>
          <w:rPrChange w:id="2424" w:author="Emanuele Massaro [2]" w:date="2025-11-10T13:16:00Z">
            <w:rPr>
              <w:rFonts w:cs="Times New Roman"/>
              <w:szCs w:val="24"/>
              <w:lang w:val="fr-FR"/>
            </w:rPr>
          </w:rPrChange>
        </w:rPr>
        <w:t xml:space="preserve"> M</w:t>
      </w:r>
      <w:r w:rsidR="00EB5F45" w:rsidRPr="002733A1">
        <w:rPr>
          <w:rFonts w:cs="Times New Roman"/>
          <w:szCs w:val="24"/>
          <w:lang w:val="da-DK"/>
          <w:rPrChange w:id="2425" w:author="Emanuele Massaro [2]" w:date="2025-11-10T13:16:00Z">
            <w:rPr>
              <w:rFonts w:cs="Times New Roman"/>
              <w:szCs w:val="24"/>
              <w:lang w:val="fr-FR"/>
            </w:rPr>
          </w:rPrChange>
        </w:rPr>
        <w:t>.</w:t>
      </w:r>
      <w:r w:rsidRPr="002733A1">
        <w:rPr>
          <w:rFonts w:cs="Times New Roman"/>
          <w:szCs w:val="24"/>
          <w:lang w:val="da-DK"/>
          <w:rPrChange w:id="2426" w:author="Emanuele Massaro [2]" w:date="2025-11-10T13:16:00Z">
            <w:rPr>
              <w:rFonts w:cs="Times New Roman"/>
              <w:szCs w:val="24"/>
              <w:lang w:val="fr-FR"/>
            </w:rPr>
          </w:rPrChange>
        </w:rPr>
        <w:t>U</w:t>
      </w:r>
      <w:r w:rsidR="00EB5F45" w:rsidRPr="002733A1">
        <w:rPr>
          <w:rFonts w:cs="Times New Roman"/>
          <w:szCs w:val="24"/>
          <w:lang w:val="da-DK"/>
          <w:rPrChange w:id="2427" w:author="Emanuele Massaro [2]" w:date="2025-11-10T13:16:00Z">
            <w:rPr>
              <w:rFonts w:cs="Times New Roman"/>
              <w:szCs w:val="24"/>
              <w:lang w:val="fr-FR"/>
            </w:rPr>
          </w:rPrChange>
        </w:rPr>
        <w:t>.</w:t>
      </w:r>
      <w:r w:rsidRPr="002733A1">
        <w:rPr>
          <w:rFonts w:cs="Times New Roman"/>
          <w:szCs w:val="24"/>
          <w:lang w:val="da-DK"/>
          <w:rPrChange w:id="2428" w:author="Emanuele Massaro [2]" w:date="2025-11-10T13:16:00Z">
            <w:rPr>
              <w:rFonts w:cs="Times New Roman"/>
              <w:szCs w:val="24"/>
              <w:lang w:val="fr-FR"/>
            </w:rPr>
          </w:rPrChange>
        </w:rPr>
        <w:t>G</w:t>
      </w:r>
      <w:r w:rsidR="00EB5F45" w:rsidRPr="002733A1">
        <w:rPr>
          <w:rFonts w:cs="Times New Roman"/>
          <w:szCs w:val="24"/>
          <w:lang w:val="da-DK"/>
          <w:rPrChange w:id="2429" w:author="Emanuele Massaro [2]" w:date="2025-11-10T13:16:00Z">
            <w:rPr>
              <w:rFonts w:cs="Times New Roman"/>
              <w:szCs w:val="24"/>
              <w:lang w:val="fr-FR"/>
            </w:rPr>
          </w:rPrChange>
        </w:rPr>
        <w:t>.</w:t>
      </w:r>
      <w:r w:rsidRPr="002733A1">
        <w:rPr>
          <w:rFonts w:cs="Times New Roman"/>
          <w:szCs w:val="24"/>
          <w:lang w:val="da-DK"/>
          <w:rPrChange w:id="2430" w:author="Emanuele Massaro [2]" w:date="2025-11-10T13:16:00Z">
            <w:rPr>
              <w:rFonts w:cs="Times New Roman"/>
              <w:szCs w:val="24"/>
              <w:lang w:val="fr-FR"/>
            </w:rPr>
          </w:rPrChange>
        </w:rPr>
        <w:t xml:space="preserve">, et al. </w:t>
      </w:r>
      <w:r w:rsidRPr="00D00300">
        <w:rPr>
          <w:rFonts w:cs="Times New Roman"/>
          <w:szCs w:val="24"/>
        </w:rPr>
        <w:t xml:space="preserve">The global distribution of the arbovirus vectors Aedes aegypti and Ae. albopictus. </w:t>
      </w:r>
      <w:r w:rsidRPr="00D00300">
        <w:rPr>
          <w:rFonts w:cs="Times New Roman"/>
          <w:i/>
          <w:szCs w:val="24"/>
        </w:rPr>
        <w:t>eLife</w:t>
      </w:r>
      <w:r w:rsidR="00EB5F45" w:rsidRPr="00D00300">
        <w:rPr>
          <w:rFonts w:cs="Times New Roman"/>
          <w:szCs w:val="24"/>
        </w:rPr>
        <w:t xml:space="preserve"> </w:t>
      </w:r>
      <w:r w:rsidRPr="00D00300">
        <w:rPr>
          <w:rFonts w:cs="Times New Roman"/>
          <w:b/>
          <w:szCs w:val="24"/>
        </w:rPr>
        <w:t>4</w:t>
      </w:r>
      <w:r w:rsidRPr="00D00300">
        <w:rPr>
          <w:rFonts w:cs="Times New Roman"/>
          <w:szCs w:val="24"/>
        </w:rPr>
        <w:t>: e08347</w:t>
      </w:r>
      <w:r w:rsidR="00EB5F45" w:rsidRPr="00D00300">
        <w:rPr>
          <w:rFonts w:cs="Times New Roman"/>
          <w:szCs w:val="24"/>
        </w:rPr>
        <w:t xml:space="preserve"> (2015)</w:t>
      </w:r>
      <w:r w:rsidRPr="00D00300">
        <w:rPr>
          <w:rFonts w:cs="Times New Roman"/>
          <w:szCs w:val="24"/>
        </w:rPr>
        <w:t>.</w:t>
      </w:r>
      <w:r w:rsidR="00EB5F45" w:rsidRPr="00D00300">
        <w:rPr>
          <w:rFonts w:cs="Times New Roman"/>
          <w:szCs w:val="24"/>
        </w:rPr>
        <w:t xml:space="preserve"> </w:t>
      </w:r>
    </w:p>
    <w:p w14:paraId="00E60064" w14:textId="412BAC3F"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Franklinos</w:t>
      </w:r>
      <w:r w:rsidR="00EB5F45" w:rsidRPr="00D00300">
        <w:rPr>
          <w:rFonts w:cs="Times New Roman"/>
          <w:szCs w:val="24"/>
          <w:lang w:val="en-IE"/>
        </w:rPr>
        <w:t>,</w:t>
      </w:r>
      <w:r w:rsidRPr="00D00300">
        <w:rPr>
          <w:rFonts w:cs="Times New Roman"/>
          <w:szCs w:val="24"/>
          <w:lang w:val="en-IE"/>
        </w:rPr>
        <w:t xml:space="preserve"> L</w:t>
      </w:r>
      <w:r w:rsidR="00EB5F45" w:rsidRPr="00D00300">
        <w:rPr>
          <w:rFonts w:cs="Times New Roman"/>
          <w:szCs w:val="24"/>
          <w:lang w:val="en-IE"/>
        </w:rPr>
        <w:t>.</w:t>
      </w:r>
      <w:r w:rsidRPr="00D00300">
        <w:rPr>
          <w:rFonts w:cs="Times New Roman"/>
          <w:szCs w:val="24"/>
          <w:lang w:val="en-IE"/>
        </w:rPr>
        <w:t>H</w:t>
      </w:r>
      <w:r w:rsidR="00EB5F45" w:rsidRPr="00D00300">
        <w:rPr>
          <w:rFonts w:cs="Times New Roman"/>
          <w:szCs w:val="24"/>
          <w:lang w:val="en-IE"/>
        </w:rPr>
        <w:t>.</w:t>
      </w:r>
      <w:r w:rsidRPr="00D00300">
        <w:rPr>
          <w:rFonts w:cs="Times New Roman"/>
          <w:szCs w:val="24"/>
          <w:lang w:val="en-IE"/>
        </w:rPr>
        <w:t>V</w:t>
      </w:r>
      <w:r w:rsidR="00EB5F45" w:rsidRPr="00D00300">
        <w:rPr>
          <w:rFonts w:cs="Times New Roman"/>
          <w:szCs w:val="24"/>
          <w:lang w:val="en-IE"/>
        </w:rPr>
        <w:t>.</w:t>
      </w:r>
      <w:r w:rsidRPr="00D00300">
        <w:rPr>
          <w:rFonts w:cs="Times New Roman"/>
          <w:szCs w:val="24"/>
          <w:lang w:val="en-IE"/>
        </w:rPr>
        <w:t>, Jones</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E</w:t>
      </w:r>
      <w:r w:rsidR="00EB5F45" w:rsidRPr="00D00300">
        <w:rPr>
          <w:rFonts w:cs="Times New Roman"/>
          <w:szCs w:val="24"/>
          <w:lang w:val="en-IE"/>
        </w:rPr>
        <w:t>.</w:t>
      </w:r>
      <w:r w:rsidRPr="00D00300">
        <w:rPr>
          <w:rFonts w:cs="Times New Roman"/>
          <w:szCs w:val="24"/>
          <w:lang w:val="en-IE"/>
        </w:rPr>
        <w:t>, Redding</w:t>
      </w:r>
      <w:r w:rsidR="00EB5F45" w:rsidRPr="00D00300">
        <w:rPr>
          <w:rFonts w:cs="Times New Roman"/>
          <w:szCs w:val="24"/>
          <w:lang w:val="en-IE"/>
        </w:rPr>
        <w:t>,</w:t>
      </w:r>
      <w:r w:rsidRPr="00D00300">
        <w:rPr>
          <w:rFonts w:cs="Times New Roman"/>
          <w:szCs w:val="24"/>
          <w:lang w:val="en-IE"/>
        </w:rPr>
        <w:t xml:space="preserve"> D</w:t>
      </w:r>
      <w:r w:rsidR="00EB5F45" w:rsidRPr="00D00300">
        <w:rPr>
          <w:rFonts w:cs="Times New Roman"/>
          <w:szCs w:val="24"/>
          <w:lang w:val="en-IE"/>
        </w:rPr>
        <w:t>.</w:t>
      </w:r>
      <w:r w:rsidRPr="00D00300">
        <w:rPr>
          <w:rFonts w:cs="Times New Roman"/>
          <w:szCs w:val="24"/>
          <w:lang w:val="en-IE"/>
        </w:rPr>
        <w:t>W</w:t>
      </w:r>
      <w:r w:rsidR="00EB5F45" w:rsidRPr="00D00300">
        <w:rPr>
          <w:rFonts w:cs="Times New Roman"/>
          <w:szCs w:val="24"/>
          <w:lang w:val="en-IE"/>
        </w:rPr>
        <w:t>.</w:t>
      </w:r>
      <w:r w:rsidRPr="00D00300">
        <w:rPr>
          <w:rFonts w:cs="Times New Roman"/>
          <w:szCs w:val="24"/>
          <w:lang w:val="en-IE"/>
        </w:rPr>
        <w:t>, and Abubakar</w:t>
      </w:r>
      <w:r w:rsidR="00EB5F45" w:rsidRPr="00D00300">
        <w:rPr>
          <w:rFonts w:cs="Times New Roman"/>
          <w:szCs w:val="24"/>
          <w:lang w:val="en-IE"/>
        </w:rPr>
        <w:t>,</w:t>
      </w:r>
      <w:r w:rsidRPr="00D00300">
        <w:rPr>
          <w:rFonts w:cs="Times New Roman"/>
          <w:szCs w:val="24"/>
          <w:lang w:val="en-IE"/>
        </w:rPr>
        <w:t xml:space="preserve"> I. The effect of global change on mosquito-borne disease. </w:t>
      </w:r>
      <w:r w:rsidRPr="00D00300">
        <w:rPr>
          <w:rFonts w:cs="Times New Roman"/>
          <w:i/>
          <w:szCs w:val="24"/>
          <w:lang w:val="en-IE"/>
        </w:rPr>
        <w:t>Lancet infect Dis</w:t>
      </w:r>
      <w:r w:rsidRPr="00D00300">
        <w:rPr>
          <w:rFonts w:cs="Times New Roman"/>
          <w:szCs w:val="24"/>
          <w:lang w:val="en-IE"/>
        </w:rPr>
        <w:t xml:space="preserve"> </w:t>
      </w:r>
      <w:r w:rsidRPr="00D00300">
        <w:rPr>
          <w:rFonts w:cs="Times New Roman"/>
          <w:b/>
          <w:szCs w:val="24"/>
          <w:lang w:val="en-IE"/>
        </w:rPr>
        <w:t>19</w:t>
      </w:r>
      <w:r w:rsidRPr="00D00300">
        <w:rPr>
          <w:rFonts w:cs="Times New Roman"/>
          <w:szCs w:val="24"/>
          <w:lang w:val="en-IE"/>
        </w:rPr>
        <w:t>: e302-12</w:t>
      </w:r>
      <w:r w:rsidR="00EB5F45" w:rsidRPr="00D00300">
        <w:rPr>
          <w:rFonts w:cs="Times New Roman"/>
          <w:szCs w:val="24"/>
          <w:lang w:val="en-IE"/>
        </w:rPr>
        <w:t xml:space="preserve"> (2019).</w:t>
      </w:r>
    </w:p>
    <w:p w14:paraId="12A9BF18" w14:textId="63B58A4E"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Semenza</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 Rocklöv</w:t>
      </w:r>
      <w:r w:rsidR="00EB5F45" w:rsidRPr="00D00300">
        <w:rPr>
          <w:rFonts w:cs="Times New Roman"/>
          <w:szCs w:val="24"/>
          <w:lang w:val="en-IE"/>
        </w:rPr>
        <w:t>,</w:t>
      </w:r>
      <w:r w:rsidRPr="00D00300">
        <w:rPr>
          <w:rFonts w:cs="Times New Roman"/>
          <w:szCs w:val="24"/>
          <w:lang w:val="en-IE"/>
        </w:rPr>
        <w:t xml:space="preserve"> J</w:t>
      </w:r>
      <w:r w:rsidR="00EB5F45" w:rsidRPr="00D00300">
        <w:rPr>
          <w:rFonts w:cs="Times New Roman"/>
          <w:szCs w:val="24"/>
          <w:lang w:val="en-IE"/>
        </w:rPr>
        <w:t>.</w:t>
      </w:r>
      <w:r w:rsidRPr="00D00300">
        <w:rPr>
          <w:rFonts w:cs="Times New Roman"/>
          <w:szCs w:val="24"/>
          <w:lang w:val="en-IE"/>
        </w:rPr>
        <w:t>,</w:t>
      </w:r>
      <w:r w:rsidR="00EB5F45" w:rsidRPr="00D00300">
        <w:rPr>
          <w:rFonts w:cs="Times New Roman"/>
          <w:szCs w:val="24"/>
          <w:lang w:val="en-IE"/>
        </w:rPr>
        <w:t xml:space="preserve"> and </w:t>
      </w:r>
      <w:r w:rsidRPr="00D00300">
        <w:rPr>
          <w:rFonts w:cs="Times New Roman"/>
          <w:szCs w:val="24"/>
          <w:lang w:val="en-IE"/>
        </w:rPr>
        <w:t>Ebi</w:t>
      </w:r>
      <w:r w:rsidR="00EB5F45" w:rsidRPr="00D00300">
        <w:rPr>
          <w:rFonts w:cs="Times New Roman"/>
          <w:szCs w:val="24"/>
          <w:lang w:val="en-IE"/>
        </w:rPr>
        <w:t>,</w:t>
      </w:r>
      <w:r w:rsidRPr="00D00300">
        <w:rPr>
          <w:rFonts w:cs="Times New Roman"/>
          <w:szCs w:val="24"/>
          <w:lang w:val="en-IE"/>
        </w:rPr>
        <w:t xml:space="preserve"> K</w:t>
      </w:r>
      <w:r w:rsidR="00EB5F45" w:rsidRPr="00D00300">
        <w:rPr>
          <w:rFonts w:cs="Times New Roman"/>
          <w:szCs w:val="24"/>
          <w:lang w:val="en-IE"/>
        </w:rPr>
        <w:t>.</w:t>
      </w:r>
      <w:r w:rsidRPr="00D00300">
        <w:rPr>
          <w:rFonts w:cs="Times New Roman"/>
          <w:szCs w:val="24"/>
          <w:lang w:val="en-IE"/>
        </w:rPr>
        <w:t xml:space="preserve">L. Climate change and cascading risks from infectious diseases. </w:t>
      </w:r>
      <w:r w:rsidRPr="00D00300">
        <w:rPr>
          <w:rFonts w:cs="Times New Roman"/>
          <w:i/>
          <w:szCs w:val="24"/>
          <w:lang w:val="en-IE"/>
        </w:rPr>
        <w:t>Infect Dis Ther</w:t>
      </w:r>
      <w:r w:rsidRPr="00D00300">
        <w:rPr>
          <w:rFonts w:cs="Times New Roman"/>
          <w:szCs w:val="24"/>
          <w:lang w:val="en-IE"/>
        </w:rPr>
        <w:t xml:space="preserve"> </w:t>
      </w:r>
      <w:r w:rsidRPr="00D00300">
        <w:rPr>
          <w:rFonts w:cs="Times New Roman"/>
          <w:b/>
          <w:szCs w:val="24"/>
          <w:lang w:val="en-IE"/>
        </w:rPr>
        <w:t>11</w:t>
      </w:r>
      <w:r w:rsidRPr="00D00300">
        <w:rPr>
          <w:rFonts w:cs="Times New Roman"/>
          <w:szCs w:val="24"/>
          <w:lang w:val="en-IE"/>
        </w:rPr>
        <w:t>:1371-1390</w:t>
      </w:r>
      <w:r w:rsidR="00EB5F45" w:rsidRPr="00D00300">
        <w:rPr>
          <w:rFonts w:cs="Times New Roman"/>
          <w:szCs w:val="24"/>
          <w:lang w:val="en-IE"/>
        </w:rPr>
        <w:t xml:space="preserve"> (2022)</w:t>
      </w:r>
      <w:r w:rsidRPr="00D00300">
        <w:rPr>
          <w:rFonts w:cs="Times New Roman"/>
          <w:szCs w:val="24"/>
          <w:lang w:val="en-IE"/>
        </w:rPr>
        <w:t>.</w:t>
      </w:r>
      <w:r w:rsidR="00EB5F45" w:rsidRPr="00D00300">
        <w:rPr>
          <w:rFonts w:cs="Times New Roman"/>
          <w:szCs w:val="24"/>
          <w:lang w:val="en-IE"/>
        </w:rPr>
        <w:t xml:space="preserve"> </w:t>
      </w:r>
    </w:p>
    <w:p w14:paraId="1514A921" w14:textId="7AE96D69"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Petersen</w:t>
      </w:r>
      <w:r w:rsidR="003929C3" w:rsidRPr="00D00300">
        <w:rPr>
          <w:rFonts w:cs="Times New Roman"/>
          <w:szCs w:val="24"/>
          <w:lang w:val="en-IE"/>
        </w:rPr>
        <w:t>,</w:t>
      </w:r>
      <w:r w:rsidRPr="00D00300">
        <w:rPr>
          <w:rFonts w:cs="Times New Roman"/>
          <w:szCs w:val="24"/>
          <w:lang w:val="en-IE"/>
        </w:rPr>
        <w:t xml:space="preserve"> L., Brault</w:t>
      </w:r>
      <w:r w:rsidR="003929C3" w:rsidRPr="00D00300">
        <w:rPr>
          <w:rFonts w:cs="Times New Roman"/>
          <w:szCs w:val="24"/>
          <w:lang w:val="en-IE"/>
        </w:rPr>
        <w:t>,</w:t>
      </w:r>
      <w:r w:rsidRPr="00D00300">
        <w:rPr>
          <w:rFonts w:cs="Times New Roman"/>
          <w:szCs w:val="24"/>
          <w:lang w:val="en-IE"/>
        </w:rPr>
        <w:t xml:space="preserve"> A., and Nasci</w:t>
      </w:r>
      <w:r w:rsidR="003929C3" w:rsidRPr="00D00300">
        <w:rPr>
          <w:rFonts w:cs="Times New Roman"/>
          <w:szCs w:val="24"/>
          <w:lang w:val="en-IE"/>
        </w:rPr>
        <w:t xml:space="preserve">, R. </w:t>
      </w:r>
      <w:r w:rsidRPr="00D00300">
        <w:rPr>
          <w:rFonts w:cs="Times New Roman"/>
          <w:szCs w:val="24"/>
          <w:lang w:val="en-IE"/>
        </w:rPr>
        <w:t xml:space="preserve">West Nile virus: Review of the literature. </w:t>
      </w:r>
      <w:r w:rsidRPr="00D00300">
        <w:rPr>
          <w:rFonts w:cs="Times New Roman"/>
          <w:i/>
          <w:szCs w:val="24"/>
          <w:lang w:val="en-IE"/>
        </w:rPr>
        <w:t>JAMA</w:t>
      </w:r>
      <w:r w:rsidRPr="00D00300">
        <w:rPr>
          <w:rFonts w:cs="Times New Roman"/>
          <w:szCs w:val="24"/>
          <w:lang w:val="en-IE"/>
        </w:rPr>
        <w:t xml:space="preserve"> </w:t>
      </w:r>
      <w:r w:rsidRPr="00D00300">
        <w:rPr>
          <w:rFonts w:cs="Times New Roman"/>
          <w:b/>
          <w:szCs w:val="24"/>
          <w:lang w:val="en-IE"/>
        </w:rPr>
        <w:t>310</w:t>
      </w:r>
      <w:r w:rsidRPr="00D00300">
        <w:rPr>
          <w:rFonts w:cs="Times New Roman"/>
          <w:szCs w:val="24"/>
          <w:lang w:val="en-IE"/>
        </w:rPr>
        <w:t xml:space="preserve">(3):308-315. </w:t>
      </w:r>
    </w:p>
    <w:p w14:paraId="54A918D0" w14:textId="77777777"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World Health Organization (WHO). Vaccines and immunization: Dengue</w:t>
      </w:r>
      <w:r w:rsidRPr="00D00300">
        <w:rPr>
          <w:rFonts w:cs="Times New Roman"/>
          <w:i/>
          <w:szCs w:val="24"/>
          <w:lang w:val="en-IE"/>
        </w:rPr>
        <w:t xml:space="preserve">. </w:t>
      </w:r>
      <w:r w:rsidRPr="00D00300">
        <w:rPr>
          <w:rFonts w:cs="Times New Roman"/>
          <w:szCs w:val="24"/>
          <w:lang w:val="en-IE"/>
        </w:rPr>
        <w:t>May 10</w:t>
      </w:r>
      <w:r w:rsidRPr="00D00300">
        <w:rPr>
          <w:rFonts w:cs="Times New Roman"/>
          <w:szCs w:val="24"/>
          <w:vertAlign w:val="superscript"/>
          <w:lang w:val="en-IE"/>
        </w:rPr>
        <w:t>th</w:t>
      </w:r>
      <w:r w:rsidRPr="00D00300">
        <w:rPr>
          <w:rFonts w:cs="Times New Roman"/>
          <w:szCs w:val="24"/>
          <w:lang w:val="en-IE"/>
        </w:rPr>
        <w:t xml:space="preserve">, 2024. </w:t>
      </w:r>
      <w:r w:rsidRPr="00D00300">
        <w:rPr>
          <w:rFonts w:cs="Times New Roman"/>
          <w:i/>
          <w:szCs w:val="24"/>
          <w:lang w:val="en-IE"/>
        </w:rPr>
        <w:t>URL: https://www.who.int/news-room/questions-and-answers/item/dengue-vaccines.</w:t>
      </w:r>
      <w:r w:rsidRPr="00D00300">
        <w:rPr>
          <w:rFonts w:cs="Times New Roman"/>
          <w:szCs w:val="24"/>
          <w:lang w:val="en-IE"/>
        </w:rPr>
        <w:t xml:space="preserve"> Last accessed: June 2024</w:t>
      </w:r>
    </w:p>
    <w:p w14:paraId="7629C022" w14:textId="7A56B201" w:rsidR="00403E70" w:rsidRPr="00D00300" w:rsidRDefault="00403E70" w:rsidP="00E537D0">
      <w:pPr>
        <w:pStyle w:val="ListParagraph"/>
        <w:numPr>
          <w:ilvl w:val="0"/>
          <w:numId w:val="2"/>
        </w:numPr>
        <w:spacing w:line="480" w:lineRule="auto"/>
        <w:rPr>
          <w:rFonts w:cs="Times New Roman"/>
          <w:szCs w:val="24"/>
        </w:rPr>
      </w:pPr>
      <w:r w:rsidRPr="007D24F9">
        <w:rPr>
          <w:rFonts w:cs="Times New Roman"/>
          <w:szCs w:val="24"/>
          <w:lang w:val="pt-PT"/>
          <w:rPrChange w:id="2431" w:author="Nicola RICCETTI" w:date="2025-11-24T16:05:00Z">
            <w:rPr>
              <w:rFonts w:cs="Times New Roman"/>
              <w:szCs w:val="24"/>
              <w:lang w:val="fr-FR"/>
            </w:rPr>
          </w:rPrChange>
        </w:rPr>
        <w:t>De Souza</w:t>
      </w:r>
      <w:r w:rsidR="00F466A1" w:rsidRPr="007D24F9">
        <w:rPr>
          <w:rFonts w:cs="Times New Roman"/>
          <w:szCs w:val="24"/>
          <w:lang w:val="pt-PT"/>
          <w:rPrChange w:id="2432" w:author="Nicola RICCETTI" w:date="2025-11-24T16:05:00Z">
            <w:rPr>
              <w:rFonts w:cs="Times New Roman"/>
              <w:szCs w:val="24"/>
              <w:lang w:val="fr-FR"/>
            </w:rPr>
          </w:rPrChange>
        </w:rPr>
        <w:t>,</w:t>
      </w:r>
      <w:r w:rsidRPr="007D24F9">
        <w:rPr>
          <w:rFonts w:cs="Times New Roman"/>
          <w:szCs w:val="24"/>
          <w:lang w:val="pt-PT"/>
          <w:rPrChange w:id="2433" w:author="Nicola RICCETTI" w:date="2025-11-24T16:05:00Z">
            <w:rPr>
              <w:rFonts w:cs="Times New Roman"/>
              <w:szCs w:val="24"/>
              <w:lang w:val="fr-FR"/>
            </w:rPr>
          </w:rPrChange>
        </w:rPr>
        <w:t xml:space="preserve"> W</w:t>
      </w:r>
      <w:r w:rsidR="00F466A1" w:rsidRPr="007D24F9">
        <w:rPr>
          <w:rFonts w:cs="Times New Roman"/>
          <w:szCs w:val="24"/>
          <w:lang w:val="pt-PT"/>
          <w:rPrChange w:id="2434" w:author="Nicola RICCETTI" w:date="2025-11-24T16:05:00Z">
            <w:rPr>
              <w:rFonts w:cs="Times New Roman"/>
              <w:szCs w:val="24"/>
              <w:lang w:val="fr-FR"/>
            </w:rPr>
          </w:rPrChange>
        </w:rPr>
        <w:t>.</w:t>
      </w:r>
      <w:r w:rsidRPr="007D24F9">
        <w:rPr>
          <w:rFonts w:cs="Times New Roman"/>
          <w:szCs w:val="24"/>
          <w:lang w:val="pt-PT"/>
          <w:rPrChange w:id="2435" w:author="Nicola RICCETTI" w:date="2025-11-24T16:05:00Z">
            <w:rPr>
              <w:rFonts w:cs="Times New Roman"/>
              <w:szCs w:val="24"/>
              <w:lang w:val="fr-FR"/>
            </w:rPr>
          </w:rPrChange>
        </w:rPr>
        <w:t xml:space="preserve">M., et al. </w:t>
      </w:r>
      <w:r w:rsidRPr="00D00300">
        <w:rPr>
          <w:rFonts w:cs="Times New Roman"/>
          <w:szCs w:val="24"/>
        </w:rPr>
        <w:t xml:space="preserve">Chikungunya: a decade of burden in the Americas. </w:t>
      </w:r>
      <w:r w:rsidRPr="00D00300">
        <w:rPr>
          <w:rFonts w:cs="Times New Roman"/>
          <w:i/>
          <w:szCs w:val="24"/>
        </w:rPr>
        <w:t>The Lancet Regional Health – Americas</w:t>
      </w:r>
      <w:r w:rsidR="00F466A1" w:rsidRPr="00D00300">
        <w:rPr>
          <w:rFonts w:cs="Times New Roman"/>
          <w:szCs w:val="24"/>
        </w:rPr>
        <w:t xml:space="preserve"> </w:t>
      </w:r>
      <w:r w:rsidRPr="00D00300">
        <w:rPr>
          <w:rFonts w:cs="Times New Roman"/>
          <w:b/>
          <w:szCs w:val="24"/>
        </w:rPr>
        <w:t>30</w:t>
      </w:r>
      <w:r w:rsidRPr="00D00300">
        <w:rPr>
          <w:rFonts w:cs="Times New Roman"/>
          <w:szCs w:val="24"/>
        </w:rPr>
        <w:t>, 100673</w:t>
      </w:r>
      <w:r w:rsidR="00F466A1" w:rsidRPr="00D00300">
        <w:rPr>
          <w:rFonts w:cs="Times New Roman"/>
          <w:szCs w:val="24"/>
        </w:rPr>
        <w:t xml:space="preserve"> (2024).</w:t>
      </w:r>
    </w:p>
    <w:p w14:paraId="3ABCD555" w14:textId="743D53E9"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Ferguson</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xml:space="preserve"> Challenges and opportunities in controlling mosquito-borne infections. </w:t>
      </w:r>
      <w:r w:rsidRPr="00D00300">
        <w:rPr>
          <w:rFonts w:cs="Times New Roman"/>
          <w:i/>
          <w:szCs w:val="24"/>
        </w:rPr>
        <w:t>Nature</w:t>
      </w:r>
      <w:r w:rsidRPr="00D00300">
        <w:rPr>
          <w:rFonts w:cs="Times New Roman"/>
          <w:szCs w:val="24"/>
        </w:rPr>
        <w:t xml:space="preserve"> </w:t>
      </w:r>
      <w:r w:rsidRPr="00D00300">
        <w:rPr>
          <w:rFonts w:cs="Times New Roman"/>
          <w:b/>
          <w:szCs w:val="24"/>
        </w:rPr>
        <w:t>559</w:t>
      </w:r>
      <w:r w:rsidRPr="00D00300">
        <w:rPr>
          <w:rFonts w:cs="Times New Roman"/>
          <w:szCs w:val="24"/>
        </w:rPr>
        <w:t>, 490-497</w:t>
      </w:r>
      <w:r w:rsidR="00F466A1" w:rsidRPr="00D00300">
        <w:rPr>
          <w:rFonts w:cs="Times New Roman"/>
          <w:szCs w:val="24"/>
        </w:rPr>
        <w:t xml:space="preserve"> (2018)</w:t>
      </w:r>
      <w:r w:rsidRPr="00D00300">
        <w:rPr>
          <w:rFonts w:cs="Times New Roman"/>
          <w:szCs w:val="24"/>
        </w:rPr>
        <w:t xml:space="preserve">. </w:t>
      </w:r>
    </w:p>
    <w:p w14:paraId="7950F6D1" w14:textId="1537DC15"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Giesen</w:t>
      </w:r>
      <w:r w:rsidR="00F466A1" w:rsidRPr="00D00300">
        <w:rPr>
          <w:rFonts w:cs="Times New Roman"/>
          <w:szCs w:val="24"/>
        </w:rPr>
        <w:t>,</w:t>
      </w:r>
      <w:r w:rsidRPr="00D00300">
        <w:rPr>
          <w:rFonts w:cs="Times New Roman"/>
          <w:szCs w:val="24"/>
        </w:rPr>
        <w:t xml:space="preserve"> C., et al.</w:t>
      </w:r>
      <w:r w:rsidR="00F466A1" w:rsidRPr="00D00300">
        <w:rPr>
          <w:rFonts w:cs="Times New Roman"/>
          <w:szCs w:val="24"/>
        </w:rPr>
        <w:t xml:space="preserve"> </w:t>
      </w:r>
      <w:r w:rsidRPr="00D00300">
        <w:rPr>
          <w:rFonts w:cs="Times New Roman"/>
          <w:szCs w:val="24"/>
        </w:rPr>
        <w:t xml:space="preserve">A systematic review of environmental factors related to WNV circulation in European and Mediterranean countries. </w:t>
      </w:r>
      <w:r w:rsidRPr="00D00300">
        <w:rPr>
          <w:rFonts w:cs="Times New Roman"/>
          <w:i/>
          <w:szCs w:val="24"/>
        </w:rPr>
        <w:t>One Health</w:t>
      </w:r>
      <w:r w:rsidRPr="00D00300">
        <w:rPr>
          <w:rFonts w:cs="Times New Roman"/>
          <w:szCs w:val="24"/>
        </w:rPr>
        <w:t xml:space="preserve"> </w:t>
      </w:r>
      <w:r w:rsidRPr="00D00300">
        <w:rPr>
          <w:rFonts w:cs="Times New Roman"/>
          <w:b/>
          <w:szCs w:val="24"/>
        </w:rPr>
        <w:t>16</w:t>
      </w:r>
      <w:r w:rsidRPr="00D00300">
        <w:rPr>
          <w:rFonts w:cs="Times New Roman"/>
          <w:szCs w:val="24"/>
        </w:rPr>
        <w:t>, 100478</w:t>
      </w:r>
      <w:r w:rsidR="00F466A1" w:rsidRPr="00D00300">
        <w:rPr>
          <w:rFonts w:cs="Times New Roman"/>
          <w:szCs w:val="24"/>
        </w:rPr>
        <w:t xml:space="preserve"> (2023).</w:t>
      </w:r>
    </w:p>
    <w:p w14:paraId="3219A112" w14:textId="48E70289" w:rsidR="00403E70" w:rsidRPr="00D00300" w:rsidRDefault="00F466A1"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w:t>
      </w:r>
      <w:r w:rsidR="00403E70" w:rsidRPr="00D00300">
        <w:rPr>
          <w:rFonts w:cs="Times New Roman"/>
          <w:szCs w:val="24"/>
          <w:lang w:val="en-IE"/>
        </w:rPr>
        <w:t xml:space="preserve">Albersheim, I. Influence of warming tendency on Culex pipiens population abundance and on the probability of West Nile Fever outbreaks (Israeli case study: 2001–2005). </w:t>
      </w:r>
      <w:r w:rsidR="00403E70" w:rsidRPr="00D00300">
        <w:rPr>
          <w:rFonts w:cs="Times New Roman"/>
          <w:i/>
          <w:szCs w:val="24"/>
          <w:lang w:val="en-IE"/>
        </w:rPr>
        <w:t>EcoHealth</w:t>
      </w:r>
      <w:r w:rsidR="00403E70" w:rsidRPr="00D00300">
        <w:rPr>
          <w:rFonts w:cs="Times New Roman"/>
          <w:szCs w:val="24"/>
          <w:lang w:val="en-IE"/>
        </w:rPr>
        <w:t xml:space="preserve"> </w:t>
      </w:r>
      <w:r w:rsidR="00403E70" w:rsidRPr="00D00300">
        <w:rPr>
          <w:rFonts w:cs="Times New Roman"/>
          <w:b/>
          <w:szCs w:val="24"/>
          <w:lang w:val="en-IE"/>
        </w:rPr>
        <w:t>5</w:t>
      </w:r>
      <w:r w:rsidR="00403E70" w:rsidRPr="00D00300">
        <w:rPr>
          <w:rFonts w:cs="Times New Roman"/>
          <w:szCs w:val="24"/>
          <w:lang w:val="en-IE"/>
        </w:rPr>
        <w:t>, 40–48 (2008).</w:t>
      </w:r>
    </w:p>
    <w:p w14:paraId="1C44EDCF" w14:textId="1670ECA3"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Ruybal</w:t>
      </w:r>
      <w:r w:rsidR="00F466A1" w:rsidRPr="00D00300">
        <w:rPr>
          <w:rFonts w:cs="Times New Roman"/>
          <w:szCs w:val="24"/>
          <w:lang w:val="en-IE"/>
        </w:rPr>
        <w:t>,</w:t>
      </w:r>
      <w:r w:rsidRPr="00D00300">
        <w:rPr>
          <w:rFonts w:cs="Times New Roman"/>
          <w:szCs w:val="24"/>
          <w:lang w:val="en-IE"/>
        </w:rPr>
        <w:t xml:space="preserve"> J</w:t>
      </w:r>
      <w:r w:rsidR="00F466A1" w:rsidRPr="00D00300">
        <w:rPr>
          <w:rFonts w:cs="Times New Roman"/>
          <w:szCs w:val="24"/>
          <w:lang w:val="en-IE"/>
        </w:rPr>
        <w:t>.</w:t>
      </w:r>
      <w:r w:rsidRPr="00D00300">
        <w:rPr>
          <w:rFonts w:cs="Times New Roman"/>
          <w:szCs w:val="24"/>
          <w:lang w:val="en-IE"/>
        </w:rPr>
        <w:t>E</w:t>
      </w:r>
      <w:r w:rsidR="00F466A1" w:rsidRPr="00D00300">
        <w:rPr>
          <w:rFonts w:cs="Times New Roman"/>
          <w:szCs w:val="24"/>
          <w:lang w:val="en-IE"/>
        </w:rPr>
        <w:t>.</w:t>
      </w:r>
      <w:r w:rsidRPr="00D00300">
        <w:rPr>
          <w:rFonts w:cs="Times New Roman"/>
          <w:szCs w:val="24"/>
          <w:lang w:val="en-IE"/>
        </w:rPr>
        <w:t>, Kramer</w:t>
      </w:r>
      <w:r w:rsidR="00F466A1" w:rsidRPr="00D00300">
        <w:rPr>
          <w:rFonts w:cs="Times New Roman"/>
          <w:szCs w:val="24"/>
          <w:lang w:val="en-IE"/>
        </w:rPr>
        <w:t>,</w:t>
      </w:r>
      <w:r w:rsidRPr="00D00300">
        <w:rPr>
          <w:rFonts w:cs="Times New Roman"/>
          <w:szCs w:val="24"/>
          <w:lang w:val="en-IE"/>
        </w:rPr>
        <w:t xml:space="preserve"> L</w:t>
      </w:r>
      <w:r w:rsidR="00F466A1" w:rsidRPr="00D00300">
        <w:rPr>
          <w:rFonts w:cs="Times New Roman"/>
          <w:szCs w:val="24"/>
          <w:lang w:val="en-IE"/>
        </w:rPr>
        <w:t>.</w:t>
      </w:r>
      <w:r w:rsidRPr="00D00300">
        <w:rPr>
          <w:rFonts w:cs="Times New Roman"/>
          <w:szCs w:val="24"/>
          <w:lang w:val="en-IE"/>
        </w:rPr>
        <w:t>D</w:t>
      </w:r>
      <w:r w:rsidR="00F466A1" w:rsidRPr="00D00300">
        <w:rPr>
          <w:rFonts w:cs="Times New Roman"/>
          <w:szCs w:val="24"/>
          <w:lang w:val="en-IE"/>
        </w:rPr>
        <w:t>.</w:t>
      </w:r>
      <w:r w:rsidRPr="00D00300">
        <w:rPr>
          <w:rFonts w:cs="Times New Roman"/>
          <w:szCs w:val="24"/>
          <w:lang w:val="en-IE"/>
        </w:rPr>
        <w:t>, and Kilpatrick</w:t>
      </w:r>
      <w:r w:rsidR="00F466A1" w:rsidRPr="00D00300">
        <w:rPr>
          <w:rFonts w:cs="Times New Roman"/>
          <w:szCs w:val="24"/>
          <w:lang w:val="en-IE"/>
        </w:rPr>
        <w:t>,</w:t>
      </w:r>
      <w:r w:rsidRPr="00D00300">
        <w:rPr>
          <w:rFonts w:cs="Times New Roman"/>
          <w:szCs w:val="24"/>
          <w:lang w:val="en-IE"/>
        </w:rPr>
        <w:t xml:space="preserve"> A</w:t>
      </w:r>
      <w:r w:rsidR="00F466A1" w:rsidRPr="00D00300">
        <w:rPr>
          <w:rFonts w:cs="Times New Roman"/>
          <w:szCs w:val="24"/>
          <w:lang w:val="en-IE"/>
        </w:rPr>
        <w:t>.</w:t>
      </w:r>
      <w:r w:rsidRPr="00D00300">
        <w:rPr>
          <w:rFonts w:cs="Times New Roman"/>
          <w:szCs w:val="24"/>
          <w:lang w:val="en-IE"/>
        </w:rPr>
        <w:t xml:space="preserve">M. Geographic variation in the response of Culex pipiens life history traits to temperature.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1–9 (2016).</w:t>
      </w:r>
    </w:p>
    <w:p w14:paraId="1B63CF81" w14:textId="6ADAFD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Ferraccioli</w:t>
      </w:r>
      <w:r w:rsidR="00F466A1" w:rsidRPr="00D00300">
        <w:rPr>
          <w:rFonts w:cs="Times New Roman"/>
          <w:szCs w:val="24"/>
        </w:rPr>
        <w:t>,</w:t>
      </w:r>
      <w:r w:rsidRPr="00D00300">
        <w:rPr>
          <w:rFonts w:cs="Times New Roman"/>
          <w:szCs w:val="24"/>
        </w:rPr>
        <w:t xml:space="preserve"> F</w:t>
      </w:r>
      <w:r w:rsidR="00F466A1" w:rsidRPr="00D00300">
        <w:rPr>
          <w:rFonts w:cs="Times New Roman"/>
          <w:szCs w:val="24"/>
        </w:rPr>
        <w:t>.</w:t>
      </w:r>
      <w:r w:rsidRPr="00D00300">
        <w:rPr>
          <w:rFonts w:cs="Times New Roman"/>
          <w:szCs w:val="24"/>
        </w:rPr>
        <w:t>, Riccetti</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Fasano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 Mourelatos</w:t>
      </w:r>
      <w:r w:rsidR="00F466A1" w:rsidRPr="00D00300">
        <w:rPr>
          <w:rFonts w:cs="Times New Roman"/>
          <w:szCs w:val="24"/>
        </w:rPr>
        <w:t>,</w:t>
      </w:r>
      <w:r w:rsidRPr="00D00300">
        <w:rPr>
          <w:rFonts w:cs="Times New Roman"/>
          <w:szCs w:val="24"/>
        </w:rPr>
        <w:t xml:space="preserve"> S</w:t>
      </w:r>
      <w:r w:rsidR="00F466A1" w:rsidRPr="00D00300">
        <w:rPr>
          <w:rFonts w:cs="Times New Roman"/>
          <w:szCs w:val="24"/>
        </w:rPr>
        <w:t>.</w:t>
      </w:r>
      <w:r w:rsidRPr="00D00300">
        <w:rPr>
          <w:rFonts w:cs="Times New Roman"/>
          <w:szCs w:val="24"/>
        </w:rPr>
        <w:t>, Kioutsioukis</w:t>
      </w:r>
      <w:r w:rsidR="00F466A1" w:rsidRPr="00D00300">
        <w:rPr>
          <w:rFonts w:cs="Times New Roman"/>
          <w:szCs w:val="24"/>
        </w:rPr>
        <w:t>,</w:t>
      </w:r>
      <w:r w:rsidRPr="00D00300">
        <w:rPr>
          <w:rFonts w:cs="Times New Roman"/>
          <w:szCs w:val="24"/>
        </w:rPr>
        <w:t xml:space="preserve"> I</w:t>
      </w:r>
      <w:r w:rsidR="00F466A1" w:rsidRPr="00D00300">
        <w:rPr>
          <w:rFonts w:cs="Times New Roman"/>
          <w:szCs w:val="24"/>
        </w:rPr>
        <w:t>.</w:t>
      </w:r>
      <w:r w:rsidRPr="00D00300">
        <w:rPr>
          <w:rFonts w:cs="Times New Roman"/>
          <w:szCs w:val="24"/>
        </w:rPr>
        <w:t>, and Stilianakis</w:t>
      </w:r>
      <w:r w:rsidR="00F466A1" w:rsidRPr="00D00300">
        <w:rPr>
          <w:rFonts w:cs="Times New Roman"/>
          <w:szCs w:val="24"/>
        </w:rPr>
        <w:t>,</w:t>
      </w:r>
      <w:r w:rsidRPr="00D00300">
        <w:rPr>
          <w:rFonts w:cs="Times New Roman"/>
          <w:szCs w:val="24"/>
        </w:rPr>
        <w:t xml:space="preserve"> N</w:t>
      </w:r>
      <w:r w:rsidR="00F466A1" w:rsidRPr="00D00300">
        <w:rPr>
          <w:rFonts w:cs="Times New Roman"/>
          <w:szCs w:val="24"/>
        </w:rPr>
        <w:t>.</w:t>
      </w:r>
      <w:r w:rsidRPr="00D00300">
        <w:rPr>
          <w:rFonts w:cs="Times New Roman"/>
          <w:szCs w:val="24"/>
        </w:rPr>
        <w:t xml:space="preserve">I. Effects of climatic and environmental factors on mosquito population inferred from West Nile virus surveillance in Greece. </w:t>
      </w:r>
      <w:r w:rsidRPr="00D00300">
        <w:rPr>
          <w:rFonts w:cs="Times New Roman"/>
          <w:i/>
          <w:szCs w:val="24"/>
        </w:rPr>
        <w:t>Sci Rep</w:t>
      </w:r>
      <w:r w:rsidRPr="00D00300">
        <w:rPr>
          <w:rFonts w:cs="Times New Roman"/>
          <w:szCs w:val="24"/>
        </w:rPr>
        <w:t xml:space="preserve"> </w:t>
      </w:r>
      <w:r w:rsidRPr="00D00300">
        <w:rPr>
          <w:rFonts w:cs="Times New Roman"/>
          <w:b/>
          <w:szCs w:val="24"/>
        </w:rPr>
        <w:t>13</w:t>
      </w:r>
      <w:r w:rsidRPr="00D00300">
        <w:rPr>
          <w:rFonts w:cs="Times New Roman"/>
          <w:szCs w:val="24"/>
        </w:rPr>
        <w:t xml:space="preserve">, 18803 (2023). </w:t>
      </w:r>
    </w:p>
    <w:p w14:paraId="5F1C4F45" w14:textId="45216A52" w:rsidR="00403E70" w:rsidRPr="00D00300" w:rsidRDefault="00403E70" w:rsidP="00E537D0">
      <w:pPr>
        <w:pStyle w:val="ListParagraph"/>
        <w:numPr>
          <w:ilvl w:val="0"/>
          <w:numId w:val="2"/>
        </w:numPr>
        <w:spacing w:line="480" w:lineRule="auto"/>
        <w:rPr>
          <w:rFonts w:cs="Times New Roman"/>
          <w:szCs w:val="24"/>
          <w:lang w:val="en-IE"/>
        </w:rPr>
      </w:pPr>
      <w:r w:rsidRPr="00D00300">
        <w:rPr>
          <w:rFonts w:cs="Times New Roman"/>
          <w:szCs w:val="24"/>
          <w:lang w:val="en-IE"/>
        </w:rPr>
        <w:t>Vogels, C.B., Fros, J.J., Göertz, G.P., Pijlman, G.P.</w:t>
      </w:r>
      <w:r w:rsidR="00F466A1" w:rsidRPr="00D00300">
        <w:rPr>
          <w:rFonts w:cs="Times New Roman"/>
          <w:szCs w:val="24"/>
          <w:lang w:val="en-IE"/>
        </w:rPr>
        <w:t>,</w:t>
      </w:r>
      <w:r w:rsidRPr="00D00300">
        <w:rPr>
          <w:rFonts w:cs="Times New Roman"/>
          <w:szCs w:val="24"/>
          <w:lang w:val="en-IE"/>
        </w:rPr>
        <w:t xml:space="preserve"> </w:t>
      </w:r>
      <w:r w:rsidR="00F466A1" w:rsidRPr="00D00300">
        <w:rPr>
          <w:rFonts w:cs="Times New Roman"/>
          <w:szCs w:val="24"/>
          <w:lang w:val="en-IE"/>
        </w:rPr>
        <w:t>and</w:t>
      </w:r>
      <w:r w:rsidRPr="00D00300">
        <w:rPr>
          <w:rFonts w:cs="Times New Roman"/>
          <w:szCs w:val="24"/>
          <w:lang w:val="en-IE"/>
        </w:rPr>
        <w:t xml:space="preserve"> Koenraadt, C.J. Vector competence of northern European Culex pipiens biotypes and hybrids for West Nile virus is differentially affected by temperature. </w:t>
      </w:r>
      <w:r w:rsidRPr="00D00300">
        <w:rPr>
          <w:rFonts w:cs="Times New Roman"/>
          <w:i/>
          <w:szCs w:val="24"/>
          <w:lang w:val="en-IE"/>
        </w:rPr>
        <w:t>Parasit Vectors</w:t>
      </w:r>
      <w:r w:rsidR="00F466A1" w:rsidRPr="00D00300">
        <w:rPr>
          <w:rFonts w:cs="Times New Roman"/>
          <w:szCs w:val="24"/>
          <w:lang w:val="en-IE"/>
        </w:rPr>
        <w:t xml:space="preserve"> </w:t>
      </w:r>
      <w:r w:rsidR="00F466A1" w:rsidRPr="00D00300">
        <w:rPr>
          <w:rFonts w:cs="Times New Roman"/>
          <w:b/>
          <w:szCs w:val="24"/>
          <w:lang w:val="en-IE"/>
        </w:rPr>
        <w:t>9</w:t>
      </w:r>
      <w:r w:rsidR="00F466A1" w:rsidRPr="00D00300">
        <w:rPr>
          <w:rFonts w:cs="Times New Roman"/>
          <w:szCs w:val="24"/>
          <w:lang w:val="en-IE"/>
        </w:rPr>
        <w:t>, 393 (20</w:t>
      </w:r>
      <w:r w:rsidRPr="00D00300">
        <w:rPr>
          <w:rFonts w:cs="Times New Roman"/>
          <w:szCs w:val="24"/>
          <w:lang w:val="en-IE"/>
        </w:rPr>
        <w:t>16).</w:t>
      </w:r>
    </w:p>
    <w:p w14:paraId="0E952497" w14:textId="26D9F2C6" w:rsidR="00521615" w:rsidRPr="00D00300" w:rsidRDefault="00521615" w:rsidP="00E537D0">
      <w:pPr>
        <w:pStyle w:val="ListParagraph"/>
        <w:numPr>
          <w:ilvl w:val="0"/>
          <w:numId w:val="2"/>
        </w:numPr>
        <w:spacing w:line="480" w:lineRule="auto"/>
        <w:rPr>
          <w:rFonts w:cs="Times New Roman"/>
          <w:szCs w:val="24"/>
        </w:rPr>
      </w:pPr>
      <w:r w:rsidRPr="002733A1">
        <w:rPr>
          <w:rFonts w:cs="Times New Roman"/>
          <w:szCs w:val="24"/>
          <w:lang w:val="da-DK"/>
          <w:rPrChange w:id="2436" w:author="Emanuele Massaro [2]" w:date="2025-11-10T12:13:00Z">
            <w:rPr>
              <w:rFonts w:cs="Times New Roman"/>
              <w:szCs w:val="24"/>
            </w:rPr>
          </w:rPrChange>
        </w:rPr>
        <w:t xml:space="preserve">Shocket, M.S., et al. </w:t>
      </w:r>
      <w:r w:rsidRPr="00D00300">
        <w:rPr>
          <w:rFonts w:cs="Times New Roman"/>
          <w:szCs w:val="24"/>
        </w:rPr>
        <w:t xml:space="preserve">Transmission of West Nile and five other temperate mosquito-borne viruses peaks at temperatures between 23°C and 26°C. </w:t>
      </w:r>
      <w:r w:rsidRPr="00D00300">
        <w:rPr>
          <w:rFonts w:cs="Times New Roman"/>
          <w:i/>
          <w:szCs w:val="24"/>
        </w:rPr>
        <w:t>eLife</w:t>
      </w:r>
      <w:r w:rsidRPr="00D00300">
        <w:rPr>
          <w:rFonts w:cs="Times New Roman"/>
          <w:szCs w:val="24"/>
        </w:rPr>
        <w:t xml:space="preserve"> </w:t>
      </w:r>
      <w:r w:rsidRPr="00D00300">
        <w:rPr>
          <w:rFonts w:cs="Times New Roman"/>
          <w:b/>
          <w:szCs w:val="24"/>
        </w:rPr>
        <w:t>9</w:t>
      </w:r>
      <w:r w:rsidRPr="00D00300">
        <w:rPr>
          <w:rFonts w:cs="Times New Roman"/>
          <w:szCs w:val="24"/>
        </w:rPr>
        <w:t>:e58511 (2020).</w:t>
      </w:r>
    </w:p>
    <w:p w14:paraId="5C19E7E0" w14:textId="0B9152EB"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Ciota</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T</w:t>
      </w:r>
      <w:r w:rsidR="00F466A1" w:rsidRPr="00D00300">
        <w:rPr>
          <w:rFonts w:cs="Times New Roman"/>
          <w:szCs w:val="24"/>
        </w:rPr>
        <w:t>.</w:t>
      </w:r>
      <w:r w:rsidRPr="00D00300">
        <w:rPr>
          <w:rFonts w:cs="Times New Roman"/>
          <w:szCs w:val="24"/>
        </w:rPr>
        <w:t>, Matacchiero</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C</w:t>
      </w:r>
      <w:r w:rsidR="00F466A1" w:rsidRPr="00D00300">
        <w:rPr>
          <w:rFonts w:cs="Times New Roman"/>
          <w:szCs w:val="24"/>
        </w:rPr>
        <w:t>.</w:t>
      </w:r>
      <w:r w:rsidRPr="00D00300">
        <w:rPr>
          <w:rFonts w:cs="Times New Roman"/>
          <w:szCs w:val="24"/>
        </w:rPr>
        <w:t>, Kilpatrick</w:t>
      </w:r>
      <w:r w:rsidR="00F466A1" w:rsidRPr="00D00300">
        <w:rPr>
          <w:rFonts w:cs="Times New Roman"/>
          <w:szCs w:val="24"/>
        </w:rPr>
        <w:t>,</w:t>
      </w:r>
      <w:r w:rsidRPr="00D00300">
        <w:rPr>
          <w:rFonts w:cs="Times New Roman"/>
          <w:szCs w:val="24"/>
        </w:rPr>
        <w:t xml:space="preserve"> A</w:t>
      </w:r>
      <w:r w:rsidR="00F466A1" w:rsidRPr="00D00300">
        <w:rPr>
          <w:rFonts w:cs="Times New Roman"/>
          <w:szCs w:val="24"/>
        </w:rPr>
        <w:t>.</w:t>
      </w:r>
      <w:r w:rsidRPr="00D00300">
        <w:rPr>
          <w:rFonts w:cs="Times New Roman"/>
          <w:szCs w:val="24"/>
        </w:rPr>
        <w:t>M</w:t>
      </w:r>
      <w:r w:rsidR="00F466A1" w:rsidRPr="00D00300">
        <w:rPr>
          <w:rFonts w:cs="Times New Roman"/>
          <w:szCs w:val="24"/>
        </w:rPr>
        <w:t>.</w:t>
      </w:r>
      <w:r w:rsidRPr="00D00300">
        <w:rPr>
          <w:rFonts w:cs="Times New Roman"/>
          <w:szCs w:val="24"/>
        </w:rPr>
        <w:t>, and Kramer</w:t>
      </w:r>
      <w:r w:rsidR="00F466A1" w:rsidRPr="00D00300">
        <w:rPr>
          <w:rFonts w:cs="Times New Roman"/>
          <w:szCs w:val="24"/>
        </w:rPr>
        <w:t>,</w:t>
      </w:r>
      <w:r w:rsidRPr="00D00300">
        <w:rPr>
          <w:rFonts w:cs="Times New Roman"/>
          <w:szCs w:val="24"/>
        </w:rPr>
        <w:t xml:space="preserve"> L</w:t>
      </w:r>
      <w:r w:rsidR="00F466A1" w:rsidRPr="00D00300">
        <w:rPr>
          <w:rFonts w:cs="Times New Roman"/>
          <w:szCs w:val="24"/>
        </w:rPr>
        <w:t>.</w:t>
      </w:r>
      <w:r w:rsidRPr="00D00300">
        <w:rPr>
          <w:rFonts w:cs="Times New Roman"/>
          <w:szCs w:val="24"/>
        </w:rPr>
        <w:t xml:space="preserve">D. The effect of temperature on life history traits of Culex mosquitoes. </w:t>
      </w:r>
      <w:r w:rsidRPr="00D00300">
        <w:rPr>
          <w:rFonts w:cs="Times New Roman"/>
          <w:i/>
          <w:szCs w:val="24"/>
        </w:rPr>
        <w:t>J. Med. Entomol</w:t>
      </w:r>
      <w:r w:rsidRPr="00D00300">
        <w:rPr>
          <w:rFonts w:cs="Times New Roman"/>
          <w:szCs w:val="24"/>
        </w:rPr>
        <w:t xml:space="preserve">. </w:t>
      </w:r>
      <w:r w:rsidRPr="00D00300">
        <w:rPr>
          <w:rFonts w:cs="Times New Roman"/>
          <w:b/>
          <w:szCs w:val="24"/>
        </w:rPr>
        <w:t>51</w:t>
      </w:r>
      <w:r w:rsidRPr="00D00300">
        <w:rPr>
          <w:rFonts w:cs="Times New Roman"/>
          <w:szCs w:val="24"/>
        </w:rPr>
        <w:t xml:space="preserve">, 55–62 (2014). </w:t>
      </w:r>
    </w:p>
    <w:p w14:paraId="68E16619" w14:textId="15D82B08"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lastRenderedPageBreak/>
        <w:t>Alimi</w:t>
      </w:r>
      <w:r w:rsidR="000B2452" w:rsidRPr="00D00300">
        <w:rPr>
          <w:rFonts w:cs="Times New Roman"/>
          <w:szCs w:val="24"/>
        </w:rPr>
        <w:t>,</w:t>
      </w:r>
      <w:r w:rsidRPr="00D00300">
        <w:rPr>
          <w:rFonts w:cs="Times New Roman"/>
          <w:szCs w:val="24"/>
        </w:rPr>
        <w:t xml:space="preserve"> Y</w:t>
      </w:r>
      <w:r w:rsidR="000B2452" w:rsidRPr="00D00300">
        <w:rPr>
          <w:rFonts w:cs="Times New Roman"/>
          <w:szCs w:val="24"/>
        </w:rPr>
        <w:t>.</w:t>
      </w:r>
      <w:r w:rsidRPr="00D00300">
        <w:rPr>
          <w:rFonts w:cs="Times New Roman"/>
          <w:szCs w:val="24"/>
        </w:rPr>
        <w:t xml:space="preserve">, et al. </w:t>
      </w:r>
      <w:r w:rsidRPr="00D00300">
        <w:rPr>
          <w:rFonts w:cs="Times New Roman"/>
          <w:iCs/>
          <w:szCs w:val="24"/>
        </w:rPr>
        <w:t>Report of the scientific task force on preventing pandemics</w:t>
      </w:r>
      <w:r w:rsidRPr="00D00300">
        <w:rPr>
          <w:rFonts w:cs="Times New Roman"/>
          <w:szCs w:val="24"/>
        </w:rPr>
        <w:t xml:space="preserve">. </w:t>
      </w:r>
      <w:r w:rsidRPr="00D00300">
        <w:rPr>
          <w:rFonts w:cs="Times New Roman"/>
          <w:i/>
          <w:szCs w:val="24"/>
        </w:rPr>
        <w:t>Harvard Chan C-CHANGE and Harvard Global Health Institute</w:t>
      </w:r>
      <w:r w:rsidRPr="00D00300">
        <w:rPr>
          <w:rFonts w:cs="Times New Roman"/>
          <w:szCs w:val="24"/>
        </w:rPr>
        <w:t>, Cambridge (2021).</w:t>
      </w:r>
    </w:p>
    <w:p w14:paraId="2A16B23D" w14:textId="087AA46B" w:rsidR="00403E70" w:rsidRPr="00D00300" w:rsidRDefault="00403E70" w:rsidP="00E537D0">
      <w:pPr>
        <w:pStyle w:val="ListParagraph"/>
        <w:numPr>
          <w:ilvl w:val="0"/>
          <w:numId w:val="2"/>
        </w:numPr>
        <w:spacing w:line="480" w:lineRule="auto"/>
        <w:rPr>
          <w:rStyle w:val="Hyperlink"/>
          <w:rFonts w:cs="Times New Roman"/>
          <w:color w:val="auto"/>
          <w:szCs w:val="24"/>
          <w:u w:val="none"/>
        </w:rPr>
      </w:pPr>
      <w:r w:rsidRPr="00D00300">
        <w:rPr>
          <w:rFonts w:cs="Times New Roman"/>
          <w:szCs w:val="24"/>
        </w:rPr>
        <w:t>Ferraguti</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Magallanes</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 Suarez-Rubio</w:t>
      </w:r>
      <w:r w:rsidR="000B2452" w:rsidRPr="00D00300">
        <w:rPr>
          <w:rFonts w:cs="Times New Roman"/>
          <w:szCs w:val="24"/>
        </w:rPr>
        <w:t>,</w:t>
      </w:r>
      <w:r w:rsidRPr="00D00300">
        <w:rPr>
          <w:rFonts w:cs="Times New Roman"/>
          <w:szCs w:val="24"/>
        </w:rPr>
        <w:t xml:space="preserve"> M</w:t>
      </w:r>
      <w:r w:rsidR="000B2452" w:rsidRPr="00D00300">
        <w:rPr>
          <w:rFonts w:cs="Times New Roman"/>
          <w:szCs w:val="24"/>
        </w:rPr>
        <w:t>.</w:t>
      </w:r>
      <w:r w:rsidRPr="00D00300">
        <w:rPr>
          <w:rFonts w:cs="Times New Roman"/>
          <w:szCs w:val="24"/>
        </w:rPr>
        <w:t>, Bates</w:t>
      </w:r>
      <w:r w:rsidR="000B2452" w:rsidRPr="00D00300">
        <w:rPr>
          <w:rFonts w:cs="Times New Roman"/>
          <w:szCs w:val="24"/>
        </w:rPr>
        <w:t>,</w:t>
      </w:r>
      <w:r w:rsidRPr="00D00300">
        <w:rPr>
          <w:rFonts w:cs="Times New Roman"/>
          <w:szCs w:val="24"/>
        </w:rPr>
        <w:t xml:space="preserve"> P</w:t>
      </w:r>
      <w:r w:rsidR="000B2452" w:rsidRPr="00D00300">
        <w:rPr>
          <w:rFonts w:cs="Times New Roman"/>
          <w:szCs w:val="24"/>
        </w:rPr>
        <w:t>.</w:t>
      </w:r>
      <w:r w:rsidRPr="00D00300">
        <w:rPr>
          <w:rFonts w:cs="Times New Roman"/>
          <w:szCs w:val="24"/>
        </w:rPr>
        <w:t>J</w:t>
      </w:r>
      <w:r w:rsidR="000B2452" w:rsidRPr="00D00300">
        <w:rPr>
          <w:rFonts w:cs="Times New Roman"/>
          <w:szCs w:val="24"/>
        </w:rPr>
        <w:t>.</w:t>
      </w:r>
      <w:r w:rsidRPr="00D00300">
        <w:rPr>
          <w:rFonts w:cs="Times New Roman"/>
          <w:szCs w:val="24"/>
        </w:rPr>
        <w:t>J, Marzal</w:t>
      </w:r>
      <w:r w:rsidR="000B2452" w:rsidRPr="00D00300">
        <w:rPr>
          <w:rFonts w:cs="Times New Roman"/>
          <w:szCs w:val="24"/>
        </w:rPr>
        <w:t>,</w:t>
      </w:r>
      <w:r w:rsidRPr="00D00300">
        <w:rPr>
          <w:rFonts w:cs="Times New Roman"/>
          <w:szCs w:val="24"/>
        </w:rPr>
        <w:t xml:space="preserve"> A</w:t>
      </w:r>
      <w:r w:rsidR="000B2452" w:rsidRPr="00D00300">
        <w:rPr>
          <w:rFonts w:cs="Times New Roman"/>
          <w:szCs w:val="24"/>
        </w:rPr>
        <w:t>.</w:t>
      </w:r>
      <w:r w:rsidRPr="00D00300">
        <w:rPr>
          <w:rFonts w:cs="Times New Roman"/>
          <w:szCs w:val="24"/>
        </w:rPr>
        <w:t>, and Renner</w:t>
      </w:r>
      <w:r w:rsidR="000B2452" w:rsidRPr="00D00300">
        <w:rPr>
          <w:rFonts w:cs="Times New Roman"/>
          <w:szCs w:val="24"/>
        </w:rPr>
        <w:t>,</w:t>
      </w:r>
      <w:r w:rsidRPr="00D00300">
        <w:rPr>
          <w:rFonts w:cs="Times New Roman"/>
          <w:szCs w:val="24"/>
        </w:rPr>
        <w:t xml:space="preserve"> S</w:t>
      </w:r>
      <w:r w:rsidR="000B2452" w:rsidRPr="00D00300">
        <w:rPr>
          <w:rFonts w:cs="Times New Roman"/>
          <w:szCs w:val="24"/>
        </w:rPr>
        <w:t>.</w:t>
      </w:r>
      <w:r w:rsidRPr="00D00300">
        <w:rPr>
          <w:rFonts w:cs="Times New Roman"/>
          <w:szCs w:val="24"/>
        </w:rPr>
        <w:t>C. Does land-use and land cover affect vector-borne diseases? A systematic review and meta-analysis.</w:t>
      </w:r>
      <w:r w:rsidRPr="00D00300">
        <w:rPr>
          <w:rFonts w:cs="Times New Roman"/>
          <w:i/>
          <w:szCs w:val="24"/>
        </w:rPr>
        <w:t xml:space="preserve"> Landsc Ecol</w:t>
      </w:r>
      <w:r w:rsidRPr="00D00300">
        <w:rPr>
          <w:rFonts w:cs="Times New Roman"/>
          <w:szCs w:val="24"/>
        </w:rPr>
        <w:t xml:space="preserve"> </w:t>
      </w:r>
      <w:r w:rsidRPr="00D00300">
        <w:rPr>
          <w:rFonts w:cs="Times New Roman"/>
          <w:b/>
          <w:szCs w:val="24"/>
        </w:rPr>
        <w:t>38</w:t>
      </w:r>
      <w:r w:rsidRPr="00D00300">
        <w:rPr>
          <w:rFonts w:cs="Times New Roman"/>
          <w:szCs w:val="24"/>
        </w:rPr>
        <w:t>:2433-2451</w:t>
      </w:r>
      <w:r w:rsidR="000B2452" w:rsidRPr="00D00300">
        <w:rPr>
          <w:rFonts w:cs="Times New Roman"/>
          <w:szCs w:val="24"/>
        </w:rPr>
        <w:t xml:space="preserve"> (2023)</w:t>
      </w:r>
      <w:r w:rsidRPr="00D00300">
        <w:rPr>
          <w:rFonts w:cs="Times New Roman"/>
          <w:szCs w:val="24"/>
        </w:rPr>
        <w:t xml:space="preserve">. </w:t>
      </w:r>
    </w:p>
    <w:p w14:paraId="43C089E1" w14:textId="7E819FA0"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lang w:val="en-IE"/>
        </w:rPr>
        <w:t>Skinner</w:t>
      </w:r>
      <w:r w:rsidR="000B2452" w:rsidRPr="00D00300">
        <w:rPr>
          <w:rFonts w:cs="Times New Roman"/>
          <w:szCs w:val="24"/>
          <w:lang w:val="en-IE"/>
        </w:rPr>
        <w:t>,</w:t>
      </w:r>
      <w:r w:rsidRPr="00D00300">
        <w:rPr>
          <w:rFonts w:cs="Times New Roman"/>
          <w:szCs w:val="24"/>
          <w:lang w:val="en-IE"/>
        </w:rPr>
        <w:t xml:space="preserve"> E</w:t>
      </w:r>
      <w:r w:rsidR="000B2452" w:rsidRPr="00D00300">
        <w:rPr>
          <w:rFonts w:cs="Times New Roman"/>
          <w:szCs w:val="24"/>
          <w:lang w:val="en-IE"/>
        </w:rPr>
        <w:t>.</w:t>
      </w:r>
      <w:r w:rsidRPr="00D00300">
        <w:rPr>
          <w:rFonts w:cs="Times New Roman"/>
          <w:szCs w:val="24"/>
          <w:lang w:val="en-IE"/>
        </w:rPr>
        <w:t>B</w:t>
      </w:r>
      <w:r w:rsidR="000B2452" w:rsidRPr="00D00300">
        <w:rPr>
          <w:rFonts w:cs="Times New Roman"/>
          <w:szCs w:val="24"/>
          <w:lang w:val="en-IE"/>
        </w:rPr>
        <w:t xml:space="preserve">., Glidden, </w:t>
      </w:r>
      <w:r w:rsidRPr="00D00300">
        <w:rPr>
          <w:rFonts w:cs="Times New Roman"/>
          <w:szCs w:val="24"/>
          <w:lang w:val="en-IE"/>
        </w:rPr>
        <w:t>C</w:t>
      </w:r>
      <w:r w:rsidR="000B2452" w:rsidRPr="00D00300">
        <w:rPr>
          <w:rFonts w:cs="Times New Roman"/>
          <w:szCs w:val="24"/>
          <w:lang w:val="en-IE"/>
        </w:rPr>
        <w:t>.</w:t>
      </w:r>
      <w:r w:rsidRPr="00D00300">
        <w:rPr>
          <w:rFonts w:cs="Times New Roman"/>
          <w:szCs w:val="24"/>
          <w:lang w:val="en-IE"/>
        </w:rPr>
        <w:t>K</w:t>
      </w:r>
      <w:r w:rsidR="000B2452" w:rsidRPr="00D00300">
        <w:rPr>
          <w:rFonts w:cs="Times New Roman"/>
          <w:szCs w:val="24"/>
          <w:lang w:val="en-IE"/>
        </w:rPr>
        <w:t>.</w:t>
      </w:r>
      <w:r w:rsidRPr="00D00300">
        <w:rPr>
          <w:rFonts w:cs="Times New Roman"/>
          <w:szCs w:val="24"/>
          <w:lang w:val="en-IE"/>
        </w:rPr>
        <w:t>, MacDonald</w:t>
      </w:r>
      <w:r w:rsidR="000B2452" w:rsidRPr="00D00300">
        <w:rPr>
          <w:rFonts w:cs="Times New Roman"/>
          <w:szCs w:val="24"/>
          <w:lang w:val="en-IE"/>
        </w:rPr>
        <w:t>,</w:t>
      </w:r>
      <w:r w:rsidRPr="00D00300">
        <w:rPr>
          <w:rFonts w:cs="Times New Roman"/>
          <w:szCs w:val="24"/>
          <w:lang w:val="en-IE"/>
        </w:rPr>
        <w:t xml:space="preserve"> A</w:t>
      </w:r>
      <w:r w:rsidR="000B2452" w:rsidRPr="00D00300">
        <w:rPr>
          <w:rFonts w:cs="Times New Roman"/>
          <w:szCs w:val="24"/>
          <w:lang w:val="en-IE"/>
        </w:rPr>
        <w:t>.</w:t>
      </w:r>
      <w:r w:rsidRPr="00D00300">
        <w:rPr>
          <w:rFonts w:cs="Times New Roman"/>
          <w:szCs w:val="24"/>
          <w:lang w:val="en-IE"/>
        </w:rPr>
        <w:t>J</w:t>
      </w:r>
      <w:r w:rsidR="000B2452" w:rsidRPr="00D00300">
        <w:rPr>
          <w:rFonts w:cs="Times New Roman"/>
          <w:szCs w:val="24"/>
          <w:lang w:val="en-IE"/>
        </w:rPr>
        <w:t>.</w:t>
      </w:r>
      <w:r w:rsidRPr="00D00300">
        <w:rPr>
          <w:rFonts w:cs="Times New Roman"/>
          <w:szCs w:val="24"/>
          <w:lang w:val="en-IE"/>
        </w:rPr>
        <w:t xml:space="preserve">, </w:t>
      </w:r>
      <w:r w:rsidR="000B2452" w:rsidRPr="00D00300">
        <w:rPr>
          <w:rFonts w:cs="Times New Roman"/>
          <w:szCs w:val="24"/>
          <w:lang w:val="en-IE"/>
        </w:rPr>
        <w:t>and Mordecai, E.A</w:t>
      </w:r>
      <w:r w:rsidRPr="00D00300">
        <w:rPr>
          <w:rFonts w:cs="Times New Roman"/>
          <w:szCs w:val="24"/>
          <w:lang w:val="en-IE"/>
        </w:rPr>
        <w:t xml:space="preserve">. Human footprint is associated with shifts in the assemblages of major vector-borne diseases. </w:t>
      </w:r>
      <w:r w:rsidRPr="00D00300">
        <w:rPr>
          <w:rFonts w:cs="Times New Roman"/>
          <w:i/>
          <w:szCs w:val="24"/>
          <w:lang w:val="en-IE"/>
        </w:rPr>
        <w:t>Nat Sustain</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xml:space="preserve">, 652–661 (2023). </w:t>
      </w:r>
    </w:p>
    <w:p w14:paraId="4C764DA9" w14:textId="577F42E3" w:rsidR="00403E70" w:rsidRPr="00D00300" w:rsidRDefault="00403E70" w:rsidP="00E537D0">
      <w:pPr>
        <w:pStyle w:val="ListParagraph"/>
        <w:numPr>
          <w:ilvl w:val="0"/>
          <w:numId w:val="2"/>
        </w:numPr>
        <w:spacing w:line="480" w:lineRule="auto"/>
        <w:rPr>
          <w:rFonts w:cs="Times New Roman"/>
          <w:szCs w:val="24"/>
        </w:rPr>
      </w:pPr>
      <w:r w:rsidRPr="00D00300">
        <w:rPr>
          <w:rFonts w:cs="Times New Roman"/>
          <w:szCs w:val="24"/>
        </w:rPr>
        <w:t>Ferraguti</w:t>
      </w:r>
      <w:r w:rsidR="002A0321" w:rsidRPr="00D00300">
        <w:rPr>
          <w:rFonts w:cs="Times New Roman"/>
          <w:szCs w:val="24"/>
        </w:rPr>
        <w:t>,</w:t>
      </w:r>
      <w:r w:rsidRPr="00D00300">
        <w:rPr>
          <w:rFonts w:cs="Times New Roman"/>
          <w:szCs w:val="24"/>
        </w:rPr>
        <w:t xml:space="preserve"> M., Martinez-de la Puente</w:t>
      </w:r>
      <w:r w:rsidR="002A0321" w:rsidRPr="00D00300">
        <w:rPr>
          <w:rFonts w:cs="Times New Roman"/>
          <w:szCs w:val="24"/>
        </w:rPr>
        <w:t>,</w:t>
      </w:r>
      <w:r w:rsidRPr="00D00300">
        <w:rPr>
          <w:rFonts w:cs="Times New Roman"/>
          <w:szCs w:val="24"/>
        </w:rPr>
        <w:t xml:space="preserve"> J., and Figuerola</w:t>
      </w:r>
      <w:r w:rsidR="002A0321" w:rsidRPr="00D00300">
        <w:rPr>
          <w:rFonts w:cs="Times New Roman"/>
          <w:szCs w:val="24"/>
        </w:rPr>
        <w:t>,</w:t>
      </w:r>
      <w:r w:rsidRPr="00D00300">
        <w:rPr>
          <w:rFonts w:cs="Times New Roman"/>
          <w:szCs w:val="24"/>
        </w:rPr>
        <w:t xml:space="preserve"> J.</w:t>
      </w:r>
      <w:r w:rsidR="002A0321" w:rsidRPr="00D00300">
        <w:rPr>
          <w:rFonts w:cs="Times New Roman"/>
          <w:szCs w:val="24"/>
        </w:rPr>
        <w:t xml:space="preserve"> </w:t>
      </w:r>
      <w:r w:rsidRPr="00D00300">
        <w:rPr>
          <w:rFonts w:cs="Times New Roman"/>
          <w:szCs w:val="24"/>
        </w:rPr>
        <w:t xml:space="preserve">Ecological Effects on the Dynamics of West Nile Virus and Avian Plasmodium: The importance of Mosquito Communities and Landscape. </w:t>
      </w:r>
      <w:r w:rsidRPr="00D00300">
        <w:rPr>
          <w:rFonts w:cs="Times New Roman"/>
          <w:i/>
          <w:szCs w:val="24"/>
        </w:rPr>
        <w:t>Viruses</w:t>
      </w:r>
      <w:r w:rsidRPr="00D00300">
        <w:rPr>
          <w:rFonts w:cs="Times New Roman"/>
          <w:szCs w:val="24"/>
        </w:rPr>
        <w:t xml:space="preserve"> </w:t>
      </w:r>
      <w:r w:rsidRPr="00D00300">
        <w:rPr>
          <w:rFonts w:cs="Times New Roman"/>
          <w:b/>
          <w:szCs w:val="24"/>
        </w:rPr>
        <w:t>13</w:t>
      </w:r>
      <w:r w:rsidRPr="00D00300">
        <w:rPr>
          <w:rFonts w:cs="Times New Roman"/>
          <w:szCs w:val="24"/>
        </w:rPr>
        <w:t>, 1208</w:t>
      </w:r>
      <w:r w:rsidR="002A0321" w:rsidRPr="00D00300">
        <w:rPr>
          <w:rFonts w:cs="Times New Roman"/>
          <w:szCs w:val="24"/>
        </w:rPr>
        <w:t xml:space="preserve"> (2021).</w:t>
      </w:r>
      <w:r w:rsidR="003D47B9" w:rsidRPr="00D00300">
        <w:rPr>
          <w:rFonts w:cs="Times New Roman"/>
          <w:szCs w:val="24"/>
        </w:rPr>
        <w:t xml:space="preserve"> </w:t>
      </w:r>
    </w:p>
    <w:p w14:paraId="1D7B051D" w14:textId="77777777" w:rsidR="00E6353E" w:rsidRPr="00D00300" w:rsidRDefault="00E6353E" w:rsidP="00E537D0">
      <w:pPr>
        <w:pStyle w:val="ListParagraph"/>
        <w:numPr>
          <w:ilvl w:val="0"/>
          <w:numId w:val="2"/>
        </w:numPr>
        <w:spacing w:line="480" w:lineRule="auto"/>
        <w:rPr>
          <w:rFonts w:cs="Times New Roman"/>
          <w:szCs w:val="24"/>
          <w:lang w:val="en-IE"/>
        </w:rPr>
      </w:pPr>
      <w:r w:rsidRPr="00D00300">
        <w:rPr>
          <w:rFonts w:cs="Times New Roman"/>
          <w:szCs w:val="24"/>
        </w:rPr>
        <w:t xml:space="preserve">Marcantonio, M., et al. </w:t>
      </w:r>
      <w:r w:rsidRPr="00D00300">
        <w:rPr>
          <w:rFonts w:cs="Times New Roman"/>
          <w:szCs w:val="24"/>
          <w:lang w:val="en-IE"/>
        </w:rPr>
        <w:t xml:space="preserve">Identifying the Environmental Conditions Favouring West Nile Virus Outbreaks in Europe. </w:t>
      </w:r>
      <w:r w:rsidRPr="00D00300">
        <w:rPr>
          <w:rFonts w:cs="Times New Roman"/>
          <w:i/>
          <w:szCs w:val="24"/>
          <w:lang w:val="en-IE"/>
        </w:rPr>
        <w:t>PLOS ONE</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(3): e0121158 (2015).</w:t>
      </w:r>
    </w:p>
    <w:p w14:paraId="133A9E08" w14:textId="77777777" w:rsidR="00AB3D79" w:rsidRPr="00D00300" w:rsidRDefault="00AB3D79" w:rsidP="00E537D0">
      <w:pPr>
        <w:pStyle w:val="ListParagraph"/>
        <w:numPr>
          <w:ilvl w:val="0"/>
          <w:numId w:val="2"/>
        </w:numPr>
        <w:spacing w:line="480" w:lineRule="auto"/>
        <w:rPr>
          <w:rFonts w:cs="Times New Roman"/>
          <w:szCs w:val="24"/>
        </w:rPr>
      </w:pPr>
      <w:r w:rsidRPr="00D00300">
        <w:rPr>
          <w:rFonts w:cs="Times New Roman"/>
          <w:szCs w:val="24"/>
          <w:lang w:val="en-IE"/>
        </w:rPr>
        <w:t xml:space="preserve">Ferraguti, M., Martínez-de la Puente, J., Roiz, D., Ruiz, S., Soriguer, R., and Figuerola, J. </w:t>
      </w:r>
      <w:r w:rsidRPr="00D00300">
        <w:rPr>
          <w:rFonts w:cs="Times New Roman"/>
          <w:szCs w:val="24"/>
        </w:rPr>
        <w:t>Effects of landscape anthropization on mosquito community composition and abundance.</w:t>
      </w:r>
      <w:r w:rsidRPr="00D00300">
        <w:rPr>
          <w:rFonts w:cs="Times New Roman"/>
          <w:i/>
          <w:szCs w:val="24"/>
        </w:rPr>
        <w:t xml:space="preserve">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6</w:t>
      </w:r>
      <w:r w:rsidRPr="00D00300">
        <w:rPr>
          <w:rFonts w:cs="Times New Roman"/>
          <w:szCs w:val="24"/>
          <w:lang w:val="en-IE"/>
        </w:rPr>
        <w:t>, 29002 (2016).</w:t>
      </w:r>
    </w:p>
    <w:p w14:paraId="6BA7FD85" w14:textId="49245E18" w:rsidR="00E6353E" w:rsidRPr="00D00300" w:rsidRDefault="00E6353E" w:rsidP="00E537D0">
      <w:pPr>
        <w:pStyle w:val="ListParagraph"/>
        <w:numPr>
          <w:ilvl w:val="0"/>
          <w:numId w:val="2"/>
        </w:numPr>
        <w:spacing w:line="480" w:lineRule="auto"/>
        <w:rPr>
          <w:rFonts w:cs="Times New Roman"/>
          <w:szCs w:val="24"/>
        </w:rPr>
      </w:pPr>
      <w:r w:rsidRPr="00D00300">
        <w:rPr>
          <w:rFonts w:cs="Times New Roman"/>
          <w:szCs w:val="24"/>
        </w:rPr>
        <w:t xml:space="preserve">Gangoso, L., et al. </w:t>
      </w:r>
      <w:r w:rsidRPr="00D00300">
        <w:rPr>
          <w:rFonts w:cs="Times New Roman"/>
          <w:szCs w:val="24"/>
          <w:lang w:val="en-IE"/>
        </w:rPr>
        <w:t>Determinants of the current and future distribution of the West Nile virus mosquito vector Culex pipiens in Spain</w:t>
      </w:r>
      <w:r w:rsidRPr="00D00300">
        <w:rPr>
          <w:rFonts w:cs="Times New Roman"/>
          <w:i/>
          <w:szCs w:val="24"/>
          <w:lang w:val="en-IE"/>
        </w:rPr>
        <w:t>.</w:t>
      </w:r>
      <w:r w:rsidRPr="00D00300">
        <w:rPr>
          <w:rFonts w:cs="Times New Roman"/>
          <w:szCs w:val="24"/>
          <w:lang w:val="en-IE"/>
        </w:rPr>
        <w:t xml:space="preserve"> </w:t>
      </w:r>
      <w:r w:rsidRPr="00D00300">
        <w:rPr>
          <w:rFonts w:cs="Times New Roman"/>
          <w:i/>
          <w:szCs w:val="24"/>
          <w:lang w:val="en-IE"/>
        </w:rPr>
        <w:t>Environ. Res</w:t>
      </w:r>
      <w:r w:rsidRPr="00D00300">
        <w:rPr>
          <w:rFonts w:cs="Times New Roman"/>
          <w:szCs w:val="24"/>
          <w:lang w:val="en-IE"/>
        </w:rPr>
        <w:t xml:space="preserve">. </w:t>
      </w:r>
      <w:r w:rsidRPr="00D00300">
        <w:rPr>
          <w:rFonts w:cs="Times New Roman"/>
          <w:b/>
          <w:szCs w:val="24"/>
          <w:lang w:val="en-IE"/>
        </w:rPr>
        <w:t>188</w:t>
      </w:r>
      <w:r w:rsidRPr="00D00300">
        <w:rPr>
          <w:rFonts w:cs="Times New Roman"/>
          <w:szCs w:val="24"/>
          <w:lang w:val="en-IE"/>
        </w:rPr>
        <w:t>, 109837 (2014).</w:t>
      </w:r>
    </w:p>
    <w:p w14:paraId="2758F36B" w14:textId="46F51EF0" w:rsidR="0090549B" w:rsidRPr="00D00300" w:rsidRDefault="0090549B"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Bravo-Barriga D., et al. </w:t>
      </w:r>
      <w:r w:rsidRPr="00D00300">
        <w:rPr>
          <w:rFonts w:cs="Times New Roman"/>
          <w:szCs w:val="24"/>
        </w:rPr>
        <w:t xml:space="preserve">The mosquito fauna of the western region of Spain with emphasis on ecological factors and the characterization of Culex pipiens forms. </w:t>
      </w:r>
      <w:r w:rsidRPr="00D00300">
        <w:rPr>
          <w:rFonts w:cs="Times New Roman"/>
          <w:i/>
          <w:szCs w:val="24"/>
        </w:rPr>
        <w:t>J Vector Ecol.</w:t>
      </w:r>
      <w:r w:rsidRPr="00D00300">
        <w:rPr>
          <w:rFonts w:cs="Times New Roman"/>
          <w:szCs w:val="24"/>
        </w:rPr>
        <w:t xml:space="preserve"> </w:t>
      </w:r>
      <w:r w:rsidRPr="00D00300">
        <w:rPr>
          <w:rFonts w:cs="Times New Roman"/>
          <w:b/>
          <w:szCs w:val="24"/>
        </w:rPr>
        <w:t>42</w:t>
      </w:r>
      <w:r w:rsidRPr="00D00300">
        <w:rPr>
          <w:rFonts w:cs="Times New Roman"/>
          <w:szCs w:val="24"/>
        </w:rPr>
        <w:t>(1):136-147 (2017)</w:t>
      </w:r>
    </w:p>
    <w:p w14:paraId="45A1018B" w14:textId="1A417EA2" w:rsidR="00313819" w:rsidRPr="00D00300" w:rsidRDefault="0031381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Calzolari, M., et al. Enhanced West Nile Virus Circulation in the Emilia-Romagna and Lombardy Regions (Northern Italy) in 2018 Detected by Entomological Surveillance. </w:t>
      </w:r>
      <w:r w:rsidRPr="00D00300">
        <w:rPr>
          <w:rFonts w:cs="Times New Roman"/>
          <w:i/>
          <w:iCs/>
          <w:szCs w:val="24"/>
          <w:lang w:val="en-IE"/>
        </w:rPr>
        <w:t>Front. Vet. Sci</w:t>
      </w:r>
      <w:r w:rsidRPr="00D00300">
        <w:rPr>
          <w:rFonts w:cs="Times New Roman"/>
          <w:szCs w:val="24"/>
          <w:lang w:val="en-IE"/>
        </w:rPr>
        <w:t xml:space="preserve">. </w:t>
      </w:r>
      <w:r w:rsidRPr="00D00300">
        <w:rPr>
          <w:rFonts w:cs="Times New Roman"/>
          <w:b/>
          <w:bCs/>
          <w:szCs w:val="24"/>
          <w:lang w:val="en-IE"/>
        </w:rPr>
        <w:t>7</w:t>
      </w:r>
      <w:r w:rsidRPr="00D00300">
        <w:rPr>
          <w:rFonts w:cs="Times New Roman"/>
          <w:szCs w:val="24"/>
          <w:lang w:val="en-IE"/>
        </w:rPr>
        <w:t>:243 (2020)</w:t>
      </w:r>
    </w:p>
    <w:p w14:paraId="3D5D2830" w14:textId="20C1CB4D" w:rsidR="00012272" w:rsidRPr="00D00300" w:rsidRDefault="0074416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United Nations (UN). 68% of the world population projected to live in urban areas by 2050, says UN. </w:t>
      </w:r>
      <w:r w:rsidR="00B5034A" w:rsidRPr="00D00300">
        <w:rPr>
          <w:rFonts w:cs="Times New Roman"/>
          <w:szCs w:val="24"/>
          <w:lang w:val="en-IE"/>
        </w:rPr>
        <w:t>May 18</w:t>
      </w:r>
      <w:r w:rsidR="00B5034A" w:rsidRPr="00D00300">
        <w:rPr>
          <w:rFonts w:cs="Times New Roman"/>
          <w:szCs w:val="24"/>
          <w:vertAlign w:val="superscript"/>
          <w:lang w:val="en-IE"/>
        </w:rPr>
        <w:t>th</w:t>
      </w:r>
      <w:r w:rsidR="00B5034A" w:rsidRPr="00D00300">
        <w:rPr>
          <w:rFonts w:cs="Times New Roman"/>
          <w:szCs w:val="24"/>
          <w:lang w:val="en-IE"/>
        </w:rPr>
        <w:t xml:space="preserve">, 2018. </w:t>
      </w:r>
      <w:r w:rsidR="00B5034A" w:rsidRPr="00D00300">
        <w:rPr>
          <w:rFonts w:cs="Times New Roman"/>
          <w:i/>
          <w:szCs w:val="24"/>
          <w:lang w:val="en-IE"/>
        </w:rPr>
        <w:t>URL:</w:t>
      </w:r>
      <w:r w:rsidR="00B5034A" w:rsidRPr="00D00300">
        <w:rPr>
          <w:rFonts w:cs="Times New Roman"/>
          <w:szCs w:val="24"/>
        </w:rPr>
        <w:t xml:space="preserve"> </w:t>
      </w:r>
      <w:hyperlink r:id="rId18" w:history="1">
        <w:r w:rsidR="00B5034A" w:rsidRPr="00D00300">
          <w:rPr>
            <w:rStyle w:val="Hyperlink"/>
            <w:rFonts w:cs="Times New Roman"/>
            <w:i/>
            <w:szCs w:val="24"/>
            <w:lang w:val="en-IE"/>
          </w:rPr>
          <w:t>https://www.un.org/development/desa/en/news/population/2018-revision-of-world-urbanization-prospects.html</w:t>
        </w:r>
      </w:hyperlink>
      <w:r w:rsidR="00B5034A" w:rsidRPr="00D00300">
        <w:rPr>
          <w:rFonts w:cs="Times New Roman"/>
          <w:i/>
          <w:szCs w:val="24"/>
          <w:lang w:val="en-IE"/>
        </w:rPr>
        <w:t xml:space="preserve">. </w:t>
      </w:r>
      <w:r w:rsidR="00B5034A" w:rsidRPr="00D00300">
        <w:rPr>
          <w:rFonts w:cs="Times New Roman"/>
          <w:szCs w:val="24"/>
          <w:lang w:val="en-IE"/>
        </w:rPr>
        <w:t>Last accessed: July 2024.</w:t>
      </w:r>
    </w:p>
    <w:p w14:paraId="6C48F689" w14:textId="77777777" w:rsidR="00F04D5E" w:rsidRPr="00D00300" w:rsidRDefault="00F04D5E"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Lu, L., et al. West Nile virus spread in Europe: Phylogeographic pattern analysis and key drivers. </w:t>
      </w:r>
      <w:r w:rsidRPr="00D00300">
        <w:rPr>
          <w:rFonts w:cs="Times New Roman"/>
          <w:i/>
          <w:szCs w:val="24"/>
          <w:lang w:val="en-IE"/>
        </w:rPr>
        <w:t>PLoS Pathog.</w:t>
      </w:r>
      <w:r w:rsidRPr="00D00300">
        <w:rPr>
          <w:rFonts w:cs="Times New Roman"/>
          <w:szCs w:val="24"/>
          <w:lang w:val="en-IE"/>
        </w:rPr>
        <w:t xml:space="preserve"> Jan 25;</w:t>
      </w:r>
      <w:r w:rsidRPr="00D00300">
        <w:rPr>
          <w:rFonts w:cs="Times New Roman"/>
          <w:b/>
          <w:szCs w:val="24"/>
          <w:lang w:val="en-IE"/>
        </w:rPr>
        <w:t>20</w:t>
      </w:r>
      <w:r w:rsidRPr="00D00300">
        <w:rPr>
          <w:rFonts w:cs="Times New Roman"/>
          <w:szCs w:val="24"/>
          <w:lang w:val="en-IE"/>
        </w:rPr>
        <w:t xml:space="preserve">(1):e1011880 (2024). </w:t>
      </w:r>
    </w:p>
    <w:p w14:paraId="2F9192C3" w14:textId="0CB590BC" w:rsidR="00270284" w:rsidRPr="00D00300" w:rsidRDefault="000F4634" w:rsidP="00E537D0">
      <w:pPr>
        <w:pStyle w:val="ListParagraph"/>
        <w:numPr>
          <w:ilvl w:val="0"/>
          <w:numId w:val="2"/>
        </w:numPr>
        <w:spacing w:line="480" w:lineRule="auto"/>
        <w:rPr>
          <w:rFonts w:cs="Times New Roman"/>
          <w:szCs w:val="24"/>
          <w:lang w:val="en-IE"/>
        </w:rPr>
      </w:pPr>
      <w:r w:rsidRPr="007623E7">
        <w:rPr>
          <w:rFonts w:cs="Times New Roman"/>
          <w:szCs w:val="24"/>
          <w:lang w:val="it-IT"/>
        </w:rPr>
        <w:t xml:space="preserve">Koch, R.T., et al. </w:t>
      </w:r>
      <w:r w:rsidRPr="00D00300">
        <w:rPr>
          <w:rFonts w:cs="Times New Roman"/>
          <w:szCs w:val="24"/>
          <w:lang w:val="en-IE"/>
        </w:rPr>
        <w:t xml:space="preserve">Genomic epidemiology of West Nile virus in Europe. </w:t>
      </w:r>
      <w:r w:rsidRPr="00D00300">
        <w:rPr>
          <w:rFonts w:cs="Times New Roman"/>
          <w:i/>
          <w:szCs w:val="24"/>
          <w:lang w:val="en-IE"/>
        </w:rPr>
        <w:t>One Health</w:t>
      </w:r>
      <w:r w:rsidRPr="00D00300">
        <w:rPr>
          <w:rFonts w:cs="Times New Roman"/>
          <w:szCs w:val="24"/>
          <w:lang w:val="en-IE"/>
        </w:rPr>
        <w:t xml:space="preserve"> </w:t>
      </w:r>
      <w:r w:rsidRPr="00D00300">
        <w:rPr>
          <w:rFonts w:cs="Times New Roman"/>
          <w:b/>
          <w:szCs w:val="24"/>
          <w:lang w:val="en-IE"/>
        </w:rPr>
        <w:t>18</w:t>
      </w:r>
      <w:r w:rsidRPr="00D00300">
        <w:rPr>
          <w:rFonts w:cs="Times New Roman"/>
          <w:szCs w:val="24"/>
          <w:lang w:val="en-IE"/>
        </w:rPr>
        <w:t>:1, 100664 (2024)</w:t>
      </w:r>
    </w:p>
    <w:p w14:paraId="0A5EDC76" w14:textId="7370203C" w:rsidR="00012272"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Marini, G., et al. A quantitative comparison of West Nile virus incidence from 2013 to 2018 in Emilia-Romagna, Italy.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14</w:t>
      </w:r>
      <w:r w:rsidRPr="00D00300">
        <w:rPr>
          <w:rFonts w:cs="Times New Roman"/>
          <w:szCs w:val="24"/>
          <w:lang w:val="en-IE"/>
        </w:rPr>
        <w:t>(1): e0007953 (2020).</w:t>
      </w:r>
    </w:p>
    <w:p w14:paraId="4DEC21D1" w14:textId="0746623B"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Rosà, R., et al. Early warning of West Nile virus mosquito vector: climate and land use models successfully explain phenology and abundance of Culex pipiens mosquitoes in north-western Italy. </w:t>
      </w:r>
      <w:r w:rsidRPr="00D00300">
        <w:rPr>
          <w:rFonts w:cs="Times New Roman"/>
          <w:i/>
          <w:szCs w:val="24"/>
          <w:lang w:val="en-IE"/>
        </w:rPr>
        <w:t>Parasites Vectors</w:t>
      </w:r>
      <w:r w:rsidRPr="00D00300">
        <w:rPr>
          <w:rFonts w:cs="Times New Roman"/>
          <w:szCs w:val="24"/>
          <w:lang w:val="en-IE"/>
        </w:rPr>
        <w:t xml:space="preserve"> </w:t>
      </w:r>
      <w:r w:rsidRPr="00D00300">
        <w:rPr>
          <w:rFonts w:cs="Times New Roman"/>
          <w:b/>
          <w:szCs w:val="24"/>
          <w:lang w:val="en-IE"/>
        </w:rPr>
        <w:t>7</w:t>
      </w:r>
      <w:r w:rsidRPr="00D00300">
        <w:rPr>
          <w:rFonts w:cs="Times New Roman"/>
          <w:szCs w:val="24"/>
          <w:lang w:val="en-IE"/>
        </w:rPr>
        <w:t>, 269 (2014).</w:t>
      </w:r>
    </w:p>
    <w:p w14:paraId="6793FFA9" w14:textId="09AA1C3D" w:rsidR="00887695" w:rsidRPr="00D00300" w:rsidRDefault="0088769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Riccardo, F., et al. Rapid increase in neuroinvasive West Nile virus infections in humans, Italy, July 2022. </w:t>
      </w:r>
      <w:r w:rsidRPr="00D00300">
        <w:rPr>
          <w:rFonts w:cs="Times New Roman"/>
          <w:i/>
          <w:szCs w:val="24"/>
          <w:lang w:val="en-IE"/>
        </w:rPr>
        <w:t>Euro Surveill</w:t>
      </w:r>
      <w:r w:rsidRPr="00D00300">
        <w:rPr>
          <w:rFonts w:cs="Times New Roman"/>
          <w:szCs w:val="24"/>
          <w:lang w:val="en-IE"/>
        </w:rPr>
        <w:t xml:space="preserve">. </w:t>
      </w:r>
      <w:r w:rsidRPr="00D00300">
        <w:rPr>
          <w:rFonts w:cs="Times New Roman"/>
          <w:b/>
          <w:szCs w:val="24"/>
          <w:lang w:val="en-IE"/>
        </w:rPr>
        <w:t>27</w:t>
      </w:r>
      <w:r w:rsidRPr="00D00300">
        <w:rPr>
          <w:rFonts w:cs="Times New Roman"/>
          <w:szCs w:val="24"/>
          <w:lang w:val="en-IE"/>
        </w:rPr>
        <w:t>(36):pii=</w:t>
      </w:r>
      <w:r w:rsidRPr="00D00300">
        <w:rPr>
          <w:rFonts w:cs="Times New Roman"/>
          <w:szCs w:val="24"/>
        </w:rPr>
        <w:t xml:space="preserve"> </w:t>
      </w:r>
      <w:r w:rsidRPr="00D00300">
        <w:rPr>
          <w:rFonts w:cs="Times New Roman"/>
          <w:szCs w:val="24"/>
          <w:lang w:val="en-IE"/>
        </w:rPr>
        <w:t xml:space="preserve">2200653 (2022). </w:t>
      </w:r>
    </w:p>
    <w:p w14:paraId="6A4D3B33" w14:textId="088E685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Warm winters are associated to more intense West Nile virus circulation in southern Spain. </w:t>
      </w:r>
      <w:r w:rsidRPr="00D00300">
        <w:rPr>
          <w:rFonts w:cs="Times New Roman"/>
          <w:i/>
          <w:szCs w:val="24"/>
        </w:rPr>
        <w:t>Emerging Microbes &amp; Infections</w:t>
      </w:r>
      <w:r w:rsidRPr="00D00300">
        <w:rPr>
          <w:rFonts w:cs="Times New Roman"/>
          <w:szCs w:val="24"/>
        </w:rPr>
        <w:t xml:space="preserve">, </w:t>
      </w:r>
      <w:r w:rsidRPr="00D00300">
        <w:rPr>
          <w:rFonts w:cs="Times New Roman"/>
          <w:b/>
          <w:szCs w:val="24"/>
        </w:rPr>
        <w:t>13</w:t>
      </w:r>
      <w:r w:rsidRPr="00D00300">
        <w:rPr>
          <w:rFonts w:cs="Times New Roman"/>
          <w:szCs w:val="24"/>
        </w:rPr>
        <w:t>:1, 2348510 (2024).</w:t>
      </w:r>
    </w:p>
    <w:p w14:paraId="08A9F321" w14:textId="0B83250A" w:rsidR="00B74AD1" w:rsidRPr="00D00300" w:rsidRDefault="00B74AD1" w:rsidP="00E537D0">
      <w:pPr>
        <w:pStyle w:val="ListParagraph"/>
        <w:numPr>
          <w:ilvl w:val="0"/>
          <w:numId w:val="2"/>
        </w:numPr>
        <w:spacing w:line="480" w:lineRule="auto"/>
        <w:rPr>
          <w:rFonts w:cs="Times New Roman"/>
          <w:szCs w:val="24"/>
        </w:rPr>
      </w:pPr>
      <w:r w:rsidRPr="00D00300">
        <w:rPr>
          <w:rFonts w:cs="Times New Roman"/>
          <w:szCs w:val="24"/>
        </w:rPr>
        <w:t xml:space="preserve">Magallanes, S., et al. Long-term serological surveillance for West Nile and Usutu virus in horses in south-West Spain. </w:t>
      </w:r>
      <w:r w:rsidRPr="00D00300">
        <w:rPr>
          <w:rFonts w:cs="Times New Roman"/>
          <w:i/>
          <w:szCs w:val="24"/>
        </w:rPr>
        <w:t>One Health</w:t>
      </w:r>
      <w:r w:rsidRPr="00D00300">
        <w:rPr>
          <w:rFonts w:cs="Times New Roman"/>
          <w:szCs w:val="24"/>
        </w:rPr>
        <w:t xml:space="preserve">, </w:t>
      </w:r>
      <w:r w:rsidRPr="00D00300">
        <w:rPr>
          <w:rFonts w:cs="Times New Roman"/>
          <w:b/>
          <w:szCs w:val="24"/>
        </w:rPr>
        <w:t>17</w:t>
      </w:r>
      <w:r w:rsidRPr="00D00300">
        <w:rPr>
          <w:rFonts w:cs="Times New Roman"/>
          <w:szCs w:val="24"/>
        </w:rPr>
        <w:t>:1, 100578 (2023).</w:t>
      </w:r>
    </w:p>
    <w:p w14:paraId="3FF07F69" w14:textId="728F9091" w:rsidR="00140274" w:rsidRPr="00D00300" w:rsidRDefault="00140274" w:rsidP="00E537D0">
      <w:pPr>
        <w:pStyle w:val="ListParagraph"/>
        <w:numPr>
          <w:ilvl w:val="0"/>
          <w:numId w:val="2"/>
        </w:numPr>
        <w:spacing w:line="480" w:lineRule="auto"/>
        <w:rPr>
          <w:rFonts w:cs="Times New Roman"/>
          <w:szCs w:val="24"/>
        </w:rPr>
      </w:pPr>
      <w:r w:rsidRPr="00D00300">
        <w:rPr>
          <w:rFonts w:cs="Times New Roman"/>
          <w:szCs w:val="24"/>
        </w:rPr>
        <w:t xml:space="preserve">Erazo, D., et al. Contribution of climate change to the spatial expansion of West Nile virus in Europe. </w:t>
      </w:r>
      <w:r w:rsidRPr="00D00300">
        <w:rPr>
          <w:rFonts w:cs="Times New Roman"/>
          <w:i/>
          <w:szCs w:val="24"/>
        </w:rPr>
        <w:t xml:space="preserve">Nat Commun </w:t>
      </w:r>
      <w:r w:rsidRPr="00D00300">
        <w:rPr>
          <w:rFonts w:cs="Times New Roman"/>
          <w:b/>
          <w:szCs w:val="24"/>
        </w:rPr>
        <w:t>15</w:t>
      </w:r>
      <w:r w:rsidRPr="00D00300">
        <w:rPr>
          <w:rFonts w:cs="Times New Roman"/>
          <w:szCs w:val="24"/>
        </w:rPr>
        <w:t xml:space="preserve">, 1196 (2024). </w:t>
      </w:r>
    </w:p>
    <w:p w14:paraId="3D22AFB0" w14:textId="10CAEDE1" w:rsidR="003D47B9" w:rsidRPr="00D00300" w:rsidRDefault="003D47B9"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Riccetti, N., Fasano, A., Ferraccioli, F., Gomez-Ramirez, J., Stilianakis, N.I. Host selection and forage ratio in West Nile virus–transmitting Culex mosquitoes: </w:t>
      </w:r>
      <w:r w:rsidRPr="00D00300">
        <w:rPr>
          <w:rFonts w:cs="Times New Roman"/>
          <w:szCs w:val="24"/>
          <w:lang w:val="en-IE"/>
        </w:rPr>
        <w:lastRenderedPageBreak/>
        <w:t xml:space="preserve">Challenges and knowledge gaps. </w:t>
      </w:r>
      <w:r w:rsidRPr="00D00300">
        <w:rPr>
          <w:rFonts w:cs="Times New Roman"/>
          <w:i/>
          <w:szCs w:val="24"/>
          <w:lang w:val="en-IE"/>
        </w:rPr>
        <w:t>PLOS Neglected Tropical Diseases</w:t>
      </w:r>
      <w:r w:rsidRPr="00D00300">
        <w:rPr>
          <w:rFonts w:cs="Times New Roman"/>
          <w:szCs w:val="24"/>
          <w:lang w:val="en-IE"/>
        </w:rPr>
        <w:t xml:space="preserve"> </w:t>
      </w:r>
      <w:r w:rsidRPr="00D00300">
        <w:rPr>
          <w:rFonts w:cs="Times New Roman"/>
          <w:b/>
          <w:szCs w:val="24"/>
          <w:lang w:val="en-IE"/>
        </w:rPr>
        <w:t>16</w:t>
      </w:r>
      <w:r w:rsidRPr="00D00300">
        <w:rPr>
          <w:rFonts w:cs="Times New Roman"/>
          <w:szCs w:val="24"/>
          <w:lang w:val="en-IE"/>
        </w:rPr>
        <w:t xml:space="preserve">(10): e0010819 (2022). </w:t>
      </w:r>
    </w:p>
    <w:p w14:paraId="26381C2B" w14:textId="1730F3D6" w:rsidR="000167C9" w:rsidRPr="00D00300" w:rsidRDefault="000167C9" w:rsidP="00E537D0">
      <w:pPr>
        <w:pStyle w:val="ListParagraph"/>
        <w:numPr>
          <w:ilvl w:val="0"/>
          <w:numId w:val="2"/>
        </w:numPr>
        <w:spacing w:line="480" w:lineRule="auto"/>
        <w:rPr>
          <w:rFonts w:cs="Times New Roman"/>
          <w:szCs w:val="24"/>
        </w:rPr>
      </w:pPr>
      <w:r w:rsidRPr="00D00300">
        <w:rPr>
          <w:rFonts w:cs="Times New Roman"/>
          <w:szCs w:val="24"/>
        </w:rPr>
        <w:t xml:space="preserve">Wheeler, S.S., Taff, C.C., Reisen, W.K., and Townsend, A.K. Mosquito blood-feeding patterns and nesting behavior of American crows, an amplifying host of West Nile virus. </w:t>
      </w:r>
      <w:r w:rsidRPr="00D00300">
        <w:rPr>
          <w:rFonts w:cs="Times New Roman"/>
          <w:i/>
          <w:szCs w:val="24"/>
        </w:rPr>
        <w:t>Parasites Vectors</w:t>
      </w:r>
      <w:r w:rsidRPr="00D00300">
        <w:rPr>
          <w:rFonts w:cs="Times New Roman"/>
          <w:szCs w:val="24"/>
        </w:rPr>
        <w:t xml:space="preserve"> </w:t>
      </w:r>
      <w:r w:rsidRPr="00D00300">
        <w:rPr>
          <w:rFonts w:cs="Times New Roman"/>
          <w:b/>
          <w:szCs w:val="24"/>
        </w:rPr>
        <w:t>14</w:t>
      </w:r>
      <w:r w:rsidRPr="00D00300">
        <w:rPr>
          <w:rFonts w:cs="Times New Roman"/>
          <w:szCs w:val="24"/>
        </w:rPr>
        <w:t>, 331 (2021).</w:t>
      </w:r>
    </w:p>
    <w:p w14:paraId="6637B3BC" w14:textId="23C3A003"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rPr>
        <w:t xml:space="preserve">Gibb R, Colon-Gonzalez FJ, Lan PT et al. </w:t>
      </w:r>
      <w:r w:rsidRPr="00D00300">
        <w:rPr>
          <w:rFonts w:cs="Times New Roman"/>
          <w:i/>
          <w:szCs w:val="24"/>
        </w:rPr>
        <w:t>Interactions between climate change, urban infrastructure and mobility are driving dengue emergence in Vietnam</w:t>
      </w:r>
      <w:r w:rsidRPr="00D00300">
        <w:rPr>
          <w:rFonts w:cs="Times New Roman"/>
          <w:szCs w:val="24"/>
        </w:rPr>
        <w:t xml:space="preserve">. Nat Commun 14, 8179 (2023). </w:t>
      </w:r>
    </w:p>
    <w:p w14:paraId="6EC0AD4B" w14:textId="41E1C817" w:rsidR="00767C07" w:rsidRPr="00D00300" w:rsidRDefault="00767C07" w:rsidP="00E537D0">
      <w:pPr>
        <w:pStyle w:val="ListParagraph"/>
        <w:numPr>
          <w:ilvl w:val="0"/>
          <w:numId w:val="2"/>
        </w:numPr>
        <w:spacing w:line="480" w:lineRule="auto"/>
        <w:rPr>
          <w:rFonts w:cs="Times New Roman"/>
          <w:szCs w:val="24"/>
          <w:lang w:val="en-IE"/>
        </w:rPr>
      </w:pPr>
      <w:r w:rsidRPr="00D00300">
        <w:rPr>
          <w:rFonts w:cs="Times New Roman"/>
          <w:szCs w:val="24"/>
          <w:lang w:val="nl-NL"/>
        </w:rPr>
        <w:t>Ruiz-Lopez</w:t>
      </w:r>
      <w:r w:rsidR="009D012F" w:rsidRPr="00D00300">
        <w:rPr>
          <w:rFonts w:cs="Times New Roman"/>
          <w:szCs w:val="24"/>
          <w:lang w:val="nl-NL"/>
        </w:rPr>
        <w:t>,</w:t>
      </w:r>
      <w:r w:rsidRPr="00D00300">
        <w:rPr>
          <w:rFonts w:cs="Times New Roman"/>
          <w:szCs w:val="24"/>
          <w:lang w:val="nl-NL"/>
        </w:rPr>
        <w:t xml:space="preserve"> M</w:t>
      </w:r>
      <w:r w:rsidR="009D012F" w:rsidRPr="00D00300">
        <w:rPr>
          <w:rFonts w:cs="Times New Roman"/>
          <w:szCs w:val="24"/>
          <w:lang w:val="nl-NL"/>
        </w:rPr>
        <w:t>.</w:t>
      </w:r>
      <w:r w:rsidRPr="00D00300">
        <w:rPr>
          <w:rFonts w:cs="Times New Roman"/>
          <w:szCs w:val="24"/>
          <w:lang w:val="nl-NL"/>
        </w:rPr>
        <w:t xml:space="preserve">J., et al. </w:t>
      </w:r>
      <w:r w:rsidRPr="00D00300">
        <w:rPr>
          <w:rFonts w:cs="Times New Roman"/>
          <w:szCs w:val="24"/>
          <w:lang w:val="en-IE"/>
        </w:rPr>
        <w:t xml:space="preserve">Genomic Analysis of West Nile virus Lineage 1 Detected in Mosquitoes during the 2020-21 Outbreaks in Andalusia, Spain. </w:t>
      </w:r>
      <w:r w:rsidRPr="00D00300">
        <w:rPr>
          <w:rFonts w:cs="Times New Roman"/>
          <w:i/>
          <w:szCs w:val="24"/>
          <w:lang w:val="en-IE"/>
        </w:rPr>
        <w:t>Viruses</w:t>
      </w:r>
      <w:r w:rsidRPr="00D00300">
        <w:rPr>
          <w:rFonts w:cs="Times New Roman"/>
          <w:szCs w:val="24"/>
          <w:lang w:val="en-IE"/>
        </w:rPr>
        <w:t xml:space="preserve"> </w:t>
      </w:r>
      <w:r w:rsidRPr="00D00300">
        <w:rPr>
          <w:rFonts w:cs="Times New Roman"/>
          <w:b/>
          <w:szCs w:val="24"/>
          <w:lang w:val="en-IE"/>
        </w:rPr>
        <w:t>15</w:t>
      </w:r>
      <w:r w:rsidRPr="00D00300">
        <w:rPr>
          <w:rFonts w:cs="Times New Roman"/>
          <w:szCs w:val="24"/>
          <w:lang w:val="en-IE"/>
        </w:rPr>
        <w:t>, 266</w:t>
      </w:r>
      <w:r w:rsidR="009D012F" w:rsidRPr="00D00300">
        <w:rPr>
          <w:rFonts w:cs="Times New Roman"/>
          <w:szCs w:val="24"/>
          <w:lang w:val="en-IE"/>
        </w:rPr>
        <w:t xml:space="preserve"> (</w:t>
      </w:r>
      <w:r w:rsidR="009D012F" w:rsidRPr="00D00300">
        <w:rPr>
          <w:rFonts w:cs="Times New Roman"/>
          <w:szCs w:val="24"/>
        </w:rPr>
        <w:t>2023).</w:t>
      </w:r>
    </w:p>
    <w:p w14:paraId="4F26FC5D" w14:textId="77777777"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Paz, S., and Semenza, J. Environmental drivers of West Nile fever epidemiology in Europe and Western Asia—a review. </w:t>
      </w:r>
      <w:r w:rsidRPr="00D00300">
        <w:rPr>
          <w:rFonts w:cs="Times New Roman"/>
          <w:i/>
          <w:szCs w:val="24"/>
          <w:lang w:val="en-IE"/>
        </w:rPr>
        <w:t>Int J Environ Res Public Health</w:t>
      </w:r>
      <w:r w:rsidRPr="00D00300">
        <w:rPr>
          <w:rFonts w:cs="Times New Roman"/>
          <w:szCs w:val="24"/>
          <w:lang w:val="en-IE"/>
        </w:rPr>
        <w:t xml:space="preserve">, </w:t>
      </w:r>
      <w:r w:rsidRPr="00D00300">
        <w:rPr>
          <w:rFonts w:cs="Times New Roman"/>
          <w:b/>
          <w:szCs w:val="24"/>
          <w:lang w:val="en-IE"/>
        </w:rPr>
        <w:t>10</w:t>
      </w:r>
      <w:r w:rsidRPr="00D00300">
        <w:rPr>
          <w:rFonts w:cs="Times New Roman"/>
          <w:szCs w:val="24"/>
          <w:lang w:val="en-IE"/>
        </w:rPr>
        <w:t xml:space="preserve">(8): p. 3543–62 (2013). </w:t>
      </w:r>
    </w:p>
    <w:p w14:paraId="59E9F741" w14:textId="45ECA448" w:rsidR="00767C07" w:rsidRPr="00D00300" w:rsidRDefault="00767C07" w:rsidP="00E537D0">
      <w:pPr>
        <w:pStyle w:val="ListParagraph"/>
        <w:numPr>
          <w:ilvl w:val="0"/>
          <w:numId w:val="2"/>
        </w:numPr>
        <w:spacing w:line="480" w:lineRule="auto"/>
        <w:rPr>
          <w:rFonts w:cs="Times New Roman"/>
          <w:szCs w:val="24"/>
        </w:rPr>
      </w:pPr>
      <w:r w:rsidRPr="00D00300">
        <w:rPr>
          <w:rFonts w:cs="Times New Roman"/>
          <w:szCs w:val="24"/>
          <w:lang w:val="en-IE"/>
        </w:rPr>
        <w:t>Ytbarek</w:t>
      </w:r>
      <w:r w:rsidR="009D012F" w:rsidRPr="00D00300">
        <w:rPr>
          <w:rFonts w:cs="Times New Roman"/>
          <w:szCs w:val="24"/>
          <w:lang w:val="en-IE"/>
        </w:rPr>
        <w:t>,</w:t>
      </w:r>
      <w:r w:rsidRPr="00D00300">
        <w:rPr>
          <w:rFonts w:cs="Times New Roman"/>
          <w:szCs w:val="24"/>
          <w:lang w:val="en-IE"/>
        </w:rPr>
        <w:t xml:space="preserve"> S</w:t>
      </w:r>
      <w:r w:rsidR="009D012F" w:rsidRPr="00D00300">
        <w:rPr>
          <w:rFonts w:cs="Times New Roman"/>
          <w:szCs w:val="24"/>
          <w:lang w:val="en-IE"/>
        </w:rPr>
        <w:t>.</w:t>
      </w:r>
      <w:r w:rsidRPr="00D00300">
        <w:rPr>
          <w:rFonts w:cs="Times New Roman"/>
          <w:szCs w:val="24"/>
          <w:lang w:val="en-IE"/>
        </w:rPr>
        <w:t>, Chen</w:t>
      </w:r>
      <w:r w:rsidR="009D012F" w:rsidRPr="00D00300">
        <w:rPr>
          <w:rFonts w:cs="Times New Roman"/>
          <w:szCs w:val="24"/>
          <w:lang w:val="en-IE"/>
        </w:rPr>
        <w:t>,</w:t>
      </w:r>
      <w:r w:rsidRPr="00D00300">
        <w:rPr>
          <w:rFonts w:cs="Times New Roman"/>
          <w:szCs w:val="24"/>
          <w:lang w:val="en-IE"/>
        </w:rPr>
        <w:t xml:space="preserve"> K</w:t>
      </w:r>
      <w:r w:rsidR="009D012F" w:rsidRPr="00D00300">
        <w:rPr>
          <w:rFonts w:cs="Times New Roman"/>
          <w:szCs w:val="24"/>
          <w:lang w:val="en-IE"/>
        </w:rPr>
        <w:t>.</w:t>
      </w:r>
      <w:r w:rsidRPr="00D00300">
        <w:rPr>
          <w:rFonts w:cs="Times New Roman"/>
          <w:szCs w:val="24"/>
          <w:lang w:val="en-IE"/>
        </w:rPr>
        <w:t>, Celestin</w:t>
      </w:r>
      <w:r w:rsidR="009D012F" w:rsidRPr="00D00300">
        <w:rPr>
          <w:rFonts w:cs="Times New Roman"/>
          <w:szCs w:val="24"/>
          <w:lang w:val="en-IE"/>
        </w:rPr>
        <w:t>,</w:t>
      </w:r>
      <w:r w:rsidRPr="00D00300">
        <w:rPr>
          <w:rFonts w:cs="Times New Roman"/>
          <w:szCs w:val="24"/>
          <w:lang w:val="en-IE"/>
        </w:rPr>
        <w:t xml:space="preserve"> M</w:t>
      </w:r>
      <w:r w:rsidR="009D012F" w:rsidRPr="00D00300">
        <w:rPr>
          <w:rFonts w:cs="Times New Roman"/>
          <w:szCs w:val="24"/>
          <w:lang w:val="en-IE"/>
        </w:rPr>
        <w:t>.</w:t>
      </w:r>
      <w:r w:rsidRPr="00D00300">
        <w:rPr>
          <w:rFonts w:cs="Times New Roman"/>
          <w:szCs w:val="24"/>
          <w:lang w:val="en-IE"/>
        </w:rPr>
        <w:t>, and McCary</w:t>
      </w:r>
      <w:r w:rsidR="009D012F" w:rsidRPr="00D00300">
        <w:rPr>
          <w:rFonts w:cs="Times New Roman"/>
          <w:szCs w:val="24"/>
          <w:lang w:val="en-IE"/>
        </w:rPr>
        <w:t>,</w:t>
      </w:r>
      <w:r w:rsidRPr="00D00300">
        <w:rPr>
          <w:rFonts w:cs="Times New Roman"/>
          <w:szCs w:val="24"/>
          <w:lang w:val="en-IE"/>
        </w:rPr>
        <w:t xml:space="preserve"> M. Urban mosquito distributions are modulated bysocioeconomic status and environmental traits in the USA.</w:t>
      </w:r>
      <w:r w:rsidRPr="00D00300">
        <w:rPr>
          <w:rFonts w:cs="Times New Roman"/>
          <w:szCs w:val="24"/>
        </w:rPr>
        <w:t xml:space="preserve"> </w:t>
      </w:r>
      <w:r w:rsidRPr="00D00300">
        <w:rPr>
          <w:rFonts w:cs="Times New Roman"/>
          <w:i/>
          <w:szCs w:val="24"/>
          <w:lang w:val="en-IE"/>
        </w:rPr>
        <w:t>Ecological Applications</w:t>
      </w:r>
      <w:r w:rsidR="009D012F" w:rsidRPr="00D00300">
        <w:rPr>
          <w:rFonts w:cs="Times New Roman"/>
          <w:szCs w:val="24"/>
          <w:lang w:val="en-IE"/>
        </w:rPr>
        <w:t xml:space="preserve"> </w:t>
      </w:r>
      <w:r w:rsidRPr="00D00300">
        <w:rPr>
          <w:rFonts w:cs="Times New Roman"/>
          <w:b/>
          <w:szCs w:val="24"/>
          <w:lang w:val="en-IE"/>
        </w:rPr>
        <w:t>33</w:t>
      </w:r>
      <w:r w:rsidRPr="00D00300">
        <w:rPr>
          <w:rFonts w:cs="Times New Roman"/>
          <w:szCs w:val="24"/>
          <w:lang w:val="en-IE"/>
        </w:rPr>
        <w:t>:e2869</w:t>
      </w:r>
      <w:r w:rsidR="009D012F" w:rsidRPr="00D00300">
        <w:rPr>
          <w:rFonts w:cs="Times New Roman"/>
          <w:szCs w:val="24"/>
          <w:lang w:val="en-IE"/>
        </w:rPr>
        <w:t xml:space="preserve"> (2023).</w:t>
      </w:r>
    </w:p>
    <w:p w14:paraId="04AD2017" w14:textId="5DAB89D2" w:rsidR="009D012F" w:rsidRPr="00D00300" w:rsidRDefault="009D012F"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Massaro, E., Kondor, D., and Ratti, C. Assessing the interplay between human mobility and mosquito borne diseases in urban environments. </w:t>
      </w:r>
      <w:r w:rsidRPr="00D00300">
        <w:rPr>
          <w:rFonts w:cs="Times New Roman"/>
          <w:i/>
          <w:szCs w:val="24"/>
          <w:lang w:val="en-IE"/>
        </w:rPr>
        <w:t>Sci Rep</w:t>
      </w:r>
      <w:r w:rsidRPr="00D00300">
        <w:rPr>
          <w:rFonts w:cs="Times New Roman"/>
          <w:szCs w:val="24"/>
          <w:lang w:val="en-IE"/>
        </w:rPr>
        <w:t xml:space="preserve"> </w:t>
      </w:r>
      <w:r w:rsidRPr="00D00300">
        <w:rPr>
          <w:rFonts w:cs="Times New Roman"/>
          <w:b/>
          <w:szCs w:val="24"/>
          <w:lang w:val="en-IE"/>
        </w:rPr>
        <w:t>9</w:t>
      </w:r>
      <w:r w:rsidRPr="00D00300">
        <w:rPr>
          <w:rFonts w:cs="Times New Roman"/>
          <w:szCs w:val="24"/>
          <w:lang w:val="en-IE"/>
        </w:rPr>
        <w:t xml:space="preserve">, 16911 (2019). </w:t>
      </w:r>
    </w:p>
    <w:p w14:paraId="5B7542D8" w14:textId="5FC54A26" w:rsidR="00781125" w:rsidRPr="00D00300" w:rsidRDefault="00781125"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Sambri, V., et al. West Nile virus in Europe: emergence, epidemiology, diagnosis, treatment, and prevention. </w:t>
      </w:r>
      <w:r w:rsidRPr="00D00300">
        <w:rPr>
          <w:rFonts w:cs="Times New Roman"/>
          <w:i/>
          <w:szCs w:val="24"/>
          <w:lang w:val="en-IE"/>
        </w:rPr>
        <w:t>Clin Microbiol Infect.</w:t>
      </w:r>
      <w:r w:rsidRPr="00D00300">
        <w:rPr>
          <w:rFonts w:cs="Times New Roman"/>
          <w:szCs w:val="24"/>
          <w:lang w:val="en-IE"/>
        </w:rPr>
        <w:t xml:space="preserve"> Aug;</w:t>
      </w:r>
      <w:r w:rsidRPr="00D00300">
        <w:rPr>
          <w:rFonts w:cs="Times New Roman"/>
          <w:b/>
          <w:szCs w:val="24"/>
          <w:lang w:val="en-IE"/>
        </w:rPr>
        <w:t>19</w:t>
      </w:r>
      <w:r w:rsidRPr="00D00300">
        <w:rPr>
          <w:rFonts w:cs="Times New Roman"/>
          <w:szCs w:val="24"/>
          <w:lang w:val="en-IE"/>
        </w:rPr>
        <w:t>(8):699-704 (2013).</w:t>
      </w:r>
    </w:p>
    <w:p w14:paraId="13C4C5A3" w14:textId="3E90FE36"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t xml:space="preserve">European Centre for Diseases Prevention and Control (EDCD).The European Surveillance System (TESSy). </w:t>
      </w:r>
      <w:r w:rsidRPr="00D00300">
        <w:rPr>
          <w:rFonts w:cs="Times New Roman"/>
          <w:i/>
          <w:szCs w:val="24"/>
          <w:lang w:val="pl-PL"/>
        </w:rPr>
        <w:t>URL: https://www.ecdc.europa.eu/en/publications-data/european-surveillance-system-tessy</w:t>
      </w:r>
      <w:r w:rsidRPr="00D00300">
        <w:rPr>
          <w:rFonts w:cs="Times New Roman"/>
          <w:szCs w:val="24"/>
          <w:lang w:val="pl-PL"/>
        </w:rPr>
        <w:t xml:space="preserve">. </w:t>
      </w:r>
      <w:r w:rsidRPr="00D00300">
        <w:rPr>
          <w:rFonts w:cs="Times New Roman"/>
          <w:szCs w:val="24"/>
          <w:lang w:val="en-IE"/>
        </w:rPr>
        <w:t>Last accessed: August, 2024</w:t>
      </w:r>
    </w:p>
    <w:p w14:paraId="7EDEC76B" w14:textId="77777777" w:rsidR="00165444" w:rsidRPr="00D00300" w:rsidRDefault="00165444" w:rsidP="00E537D0">
      <w:pPr>
        <w:pStyle w:val="ListParagraph"/>
        <w:numPr>
          <w:ilvl w:val="0"/>
          <w:numId w:val="2"/>
        </w:numPr>
        <w:spacing w:line="480" w:lineRule="auto"/>
        <w:rPr>
          <w:rFonts w:cs="Times New Roman"/>
          <w:szCs w:val="24"/>
          <w:lang w:val="en-IE"/>
        </w:rPr>
      </w:pPr>
      <w:r w:rsidRPr="00D00300">
        <w:rPr>
          <w:rFonts w:cs="Times New Roman"/>
          <w:szCs w:val="24"/>
          <w:lang w:val="en-IE"/>
        </w:rPr>
        <w:lastRenderedPageBreak/>
        <w:t xml:space="preserve">European Space Agency (ESA). Climate Change Initiative (CCI). </w:t>
      </w:r>
      <w:r w:rsidRPr="0016604F">
        <w:rPr>
          <w:rFonts w:cs="Times New Roman"/>
          <w:i/>
          <w:szCs w:val="24"/>
          <w:lang w:val="en-IE"/>
        </w:rPr>
        <w:t xml:space="preserve">URL: </w:t>
      </w:r>
      <w:hyperlink r:id="rId19" w:history="1">
        <w:r w:rsidRPr="0016604F">
          <w:rPr>
            <w:rStyle w:val="Hyperlink"/>
            <w:rFonts w:cs="Times New Roman"/>
            <w:i/>
            <w:szCs w:val="24"/>
            <w:lang w:val="en-IE"/>
          </w:rPr>
          <w:t>https://www.esa-landcover-cci.org/</w:t>
        </w:r>
      </w:hyperlink>
      <w:r w:rsidRPr="0016604F">
        <w:rPr>
          <w:rFonts w:cs="Times New Roman"/>
          <w:szCs w:val="24"/>
          <w:lang w:val="en-IE"/>
        </w:rPr>
        <w:t xml:space="preserve">. </w:t>
      </w:r>
      <w:r w:rsidRPr="00D00300">
        <w:rPr>
          <w:rFonts w:cs="Times New Roman"/>
          <w:szCs w:val="24"/>
          <w:lang w:val="en-IE"/>
        </w:rPr>
        <w:t>Last accessed: August, 2024</w:t>
      </w:r>
    </w:p>
    <w:p w14:paraId="43953F78" w14:textId="77777777" w:rsidR="00165444" w:rsidRPr="00D00300" w:rsidRDefault="00165444" w:rsidP="00E537D0">
      <w:pPr>
        <w:pStyle w:val="ListParagraph"/>
        <w:numPr>
          <w:ilvl w:val="0"/>
          <w:numId w:val="2"/>
        </w:numPr>
        <w:spacing w:line="480" w:lineRule="auto"/>
        <w:rPr>
          <w:rFonts w:cs="Times New Roman"/>
          <w:szCs w:val="24"/>
        </w:rPr>
      </w:pPr>
      <w:r w:rsidRPr="00D00300">
        <w:rPr>
          <w:rFonts w:cs="Times New Roman"/>
          <w:szCs w:val="24"/>
          <w:lang w:val="en-IE"/>
        </w:rPr>
        <w:t xml:space="preserve">European Centre for Medium-Range Weather Forecasts (ECMWF). ERA5 hourly data on single levels from 1940 to present dataset. </w:t>
      </w:r>
      <w:r w:rsidRPr="00D00300">
        <w:rPr>
          <w:rFonts w:cs="Times New Roman"/>
          <w:i/>
          <w:szCs w:val="24"/>
          <w:lang w:val="pl-PL"/>
        </w:rPr>
        <w:t xml:space="preserve">URL: </w:t>
      </w:r>
      <w:hyperlink r:id="rId20" w:anchor="!/dataset/reanalysis-era5-single-levels" w:history="1">
        <w:r w:rsidRPr="00D00300">
          <w:rPr>
            <w:rStyle w:val="Hyperlink"/>
            <w:rFonts w:cs="Times New Roman"/>
            <w:i/>
            <w:szCs w:val="24"/>
            <w:lang w:val="pl-PL"/>
          </w:rPr>
          <w:t>https://cds.climate.copernicus.eu/cdsapp#!/dataset/reanalysis-era5-single-levels</w:t>
        </w:r>
      </w:hyperlink>
      <w:r w:rsidRPr="00D00300">
        <w:rPr>
          <w:rFonts w:cs="Times New Roman"/>
          <w:szCs w:val="24"/>
          <w:lang w:val="pl-PL"/>
        </w:rPr>
        <w:t xml:space="preserve">. </w:t>
      </w:r>
      <w:r w:rsidRPr="00D00300">
        <w:rPr>
          <w:rFonts w:cs="Times New Roman"/>
          <w:szCs w:val="24"/>
        </w:rPr>
        <w:t>Last accessed: August, 2024</w:t>
      </w:r>
    </w:p>
    <w:p w14:paraId="4FB0B223" w14:textId="77777777" w:rsidR="00165444" w:rsidRDefault="00165444" w:rsidP="00E537D0">
      <w:pPr>
        <w:pStyle w:val="ListParagraph"/>
        <w:numPr>
          <w:ilvl w:val="0"/>
          <w:numId w:val="2"/>
        </w:numPr>
        <w:spacing w:line="480" w:lineRule="auto"/>
        <w:rPr>
          <w:ins w:id="2437" w:author="Nicola RICCETTI" w:date="2025-11-25T14:44:00Z"/>
          <w:rFonts w:cs="Times New Roman"/>
          <w:szCs w:val="24"/>
          <w:lang w:val="en-IE"/>
        </w:rPr>
      </w:pPr>
      <w:r w:rsidRPr="00D00300">
        <w:rPr>
          <w:rFonts w:cs="Times New Roman"/>
          <w:szCs w:val="24"/>
          <w:lang w:val="en-IE"/>
        </w:rPr>
        <w:t xml:space="preserve">European Statistical Office (EUROSTAT). </w:t>
      </w:r>
      <w:r w:rsidRPr="00D00300">
        <w:rPr>
          <w:rFonts w:cs="Times New Roman"/>
          <w:i/>
          <w:szCs w:val="24"/>
          <w:lang w:val="en-IE"/>
        </w:rPr>
        <w:t xml:space="preserve">URL: </w:t>
      </w:r>
      <w:hyperlink r:id="rId21" w:history="1">
        <w:r w:rsidRPr="00D00300">
          <w:rPr>
            <w:rStyle w:val="Hyperlink"/>
            <w:rFonts w:cs="Times New Roman"/>
            <w:i/>
            <w:szCs w:val="24"/>
            <w:lang w:val="en-IE"/>
          </w:rPr>
          <w:t>https://ec.europa.eu/eurostat/data/database</w:t>
        </w:r>
      </w:hyperlink>
      <w:r w:rsidRPr="00D00300">
        <w:rPr>
          <w:rFonts w:cs="Times New Roman"/>
          <w:szCs w:val="24"/>
          <w:lang w:val="en-IE"/>
        </w:rPr>
        <w:t>. Last accessed: August,2024</w:t>
      </w:r>
    </w:p>
    <w:p w14:paraId="2FA9DEEF" w14:textId="77777777" w:rsidR="00416E0D" w:rsidRDefault="00416E0D">
      <w:pPr>
        <w:pStyle w:val="ListParagraph"/>
        <w:numPr>
          <w:ilvl w:val="0"/>
          <w:numId w:val="2"/>
        </w:numPr>
        <w:spacing w:line="480" w:lineRule="auto"/>
        <w:rPr>
          <w:ins w:id="2438" w:author="Nicola RICCETTI" w:date="2025-11-25T14:44:00Z"/>
        </w:rPr>
        <w:pPrChange w:id="2439" w:author="Nicola RICCETTI" w:date="2025-11-25T15:00:00Z">
          <w:pPr>
            <w:pStyle w:val="ListParagraph"/>
            <w:numPr>
              <w:numId w:val="2"/>
            </w:numPr>
            <w:ind w:hanging="360"/>
          </w:pPr>
        </w:pPrChange>
      </w:pPr>
      <w:ins w:id="2440" w:author="Nicola RICCETTI" w:date="2025-11-25T14:44:00Z">
        <w:r w:rsidRPr="003210D9">
          <w:t>Python Software Foundation (2025). Python Language Reference, version 3.14.0. Available at Python.org.</w:t>
        </w:r>
      </w:ins>
    </w:p>
    <w:p w14:paraId="22DA51DD" w14:textId="77777777" w:rsidR="00416E0D" w:rsidRDefault="00416E0D">
      <w:pPr>
        <w:pStyle w:val="ListParagraph"/>
        <w:numPr>
          <w:ilvl w:val="0"/>
          <w:numId w:val="2"/>
        </w:numPr>
        <w:spacing w:line="480" w:lineRule="auto"/>
        <w:rPr>
          <w:ins w:id="2441" w:author="Nicola RICCETTI" w:date="2025-11-25T14:44:00Z"/>
        </w:rPr>
        <w:pPrChange w:id="2442" w:author="Nicola RICCETTI" w:date="2025-11-25T15:00:00Z">
          <w:pPr>
            <w:pStyle w:val="ListParagraph"/>
            <w:numPr>
              <w:numId w:val="2"/>
            </w:numPr>
            <w:ind w:hanging="360"/>
          </w:pPr>
        </w:pPrChange>
      </w:pPr>
      <w:ins w:id="2443" w:author="Nicola RICCETTI" w:date="2025-11-25T14:44:00Z">
        <w:r w:rsidRPr="00B57C02">
          <w:t>Rey, S. J., et al. (2022). The PySAL Ecosystem: Philosophy and Implementation. Geographical Analysis, 54(3), 467–487. DOI: 10.1111/gean.12276.</w:t>
        </w:r>
      </w:ins>
    </w:p>
    <w:p w14:paraId="2C83595D" w14:textId="77777777" w:rsidR="00416E0D" w:rsidRDefault="00416E0D">
      <w:pPr>
        <w:pStyle w:val="ListParagraph"/>
        <w:numPr>
          <w:ilvl w:val="0"/>
          <w:numId w:val="2"/>
        </w:numPr>
        <w:spacing w:line="480" w:lineRule="auto"/>
        <w:rPr>
          <w:ins w:id="2444" w:author="Nicola RICCETTI" w:date="2025-11-25T14:44:00Z"/>
        </w:rPr>
        <w:pPrChange w:id="2445" w:author="Nicola RICCETTI" w:date="2025-11-25T15:00:00Z">
          <w:pPr>
            <w:pStyle w:val="ListParagraph"/>
            <w:numPr>
              <w:numId w:val="2"/>
            </w:numPr>
            <w:ind w:hanging="360"/>
          </w:pPr>
        </w:pPrChange>
      </w:pPr>
      <w:ins w:id="2446" w:author="Nicola RICCETTI" w:date="2025-11-25T14:44:00Z">
        <w:r w:rsidRPr="00B57C02">
          <w:t>Rey, S. J., &amp; Anselin, L. (2007). PySAL: A Python Library of Spatial Analytical Methods. The Review of Regional Studies, 37(1), 5–27.</w:t>
        </w:r>
      </w:ins>
    </w:p>
    <w:p w14:paraId="4608029A" w14:textId="77777777" w:rsidR="00416E0D" w:rsidRDefault="00416E0D">
      <w:pPr>
        <w:pStyle w:val="ListParagraph"/>
        <w:numPr>
          <w:ilvl w:val="0"/>
          <w:numId w:val="2"/>
        </w:numPr>
        <w:spacing w:line="480" w:lineRule="auto"/>
        <w:rPr>
          <w:ins w:id="2447" w:author="Nicola RICCETTI" w:date="2025-11-25T14:44:00Z"/>
        </w:rPr>
        <w:pPrChange w:id="2448" w:author="Nicola RICCETTI" w:date="2025-11-25T15:00:00Z">
          <w:pPr>
            <w:pStyle w:val="ListParagraph"/>
            <w:numPr>
              <w:numId w:val="2"/>
            </w:numPr>
            <w:ind w:hanging="360"/>
          </w:pPr>
        </w:pPrChange>
      </w:pPr>
      <w:ins w:id="2449" w:author="Nicola RICCETTI" w:date="2025-11-25T14:44:00Z">
        <w:r w:rsidRPr="00B57C02">
          <w:t>Seabold, S., &amp; Perktold, J. (2010). Statsmodels: Econometric and Statistical Modeling with Python. Proc. 9th Python in Science Conf. (SciPy 2010), 57–61. DOI: 10.25080/Majora-92bf1922-011.</w:t>
        </w:r>
      </w:ins>
    </w:p>
    <w:p w14:paraId="3C58A22A" w14:textId="77777777" w:rsidR="00416E0D" w:rsidRDefault="00416E0D">
      <w:pPr>
        <w:pStyle w:val="ListParagraph"/>
        <w:numPr>
          <w:ilvl w:val="0"/>
          <w:numId w:val="2"/>
        </w:numPr>
        <w:spacing w:line="480" w:lineRule="auto"/>
        <w:rPr>
          <w:ins w:id="2450" w:author="Nicola RICCETTI" w:date="2025-11-25T14:44:00Z"/>
        </w:rPr>
        <w:pPrChange w:id="2451" w:author="Nicola RICCETTI" w:date="2025-11-25T15:00:00Z">
          <w:pPr>
            <w:pStyle w:val="ListParagraph"/>
            <w:numPr>
              <w:numId w:val="2"/>
            </w:numPr>
            <w:ind w:hanging="360"/>
          </w:pPr>
        </w:pPrChange>
      </w:pPr>
      <w:ins w:id="2452" w:author="Nicola RICCETTI" w:date="2025-11-25T14:44:00Z">
        <w:r w:rsidRPr="00B57C02">
          <w:t>Oshan, T. M., Li, Z., Kang, W., Wolf, L. J., &amp; Fotheringham, A. S. (2019). mgwr: A Python Implementation of Multiscale GWR. ISPRS Int. J. of Geo-Inf., 8(6), 269. DOI: 10.3390/ijgi8060269.</w:t>
        </w:r>
      </w:ins>
    </w:p>
    <w:p w14:paraId="2F520564" w14:textId="77777777" w:rsidR="00416E0D" w:rsidRPr="00416E0D" w:rsidRDefault="00416E0D">
      <w:pPr>
        <w:pStyle w:val="ListParagraph"/>
        <w:numPr>
          <w:ilvl w:val="0"/>
          <w:numId w:val="2"/>
        </w:numPr>
        <w:spacing w:line="480" w:lineRule="auto"/>
        <w:rPr>
          <w:ins w:id="2453" w:author="Nicola RICCETTI" w:date="2025-11-25T14:44:00Z"/>
          <w:lang w:val="it-IT"/>
        </w:rPr>
        <w:pPrChange w:id="2454" w:author="Nicola RICCETTI" w:date="2025-11-25T15:00:00Z">
          <w:pPr>
            <w:pStyle w:val="ListParagraph"/>
            <w:numPr>
              <w:numId w:val="2"/>
            </w:numPr>
            <w:ind w:hanging="360"/>
          </w:pPr>
        </w:pPrChange>
      </w:pPr>
      <w:ins w:id="2455" w:author="Nicola RICCETTI" w:date="2025-11-25T14:44:00Z">
        <w:r w:rsidRPr="00416E0D">
          <w:rPr>
            <w:lang w:val="it-IT"/>
          </w:rPr>
          <w:t xml:space="preserve">Pedregosa, F., Varoquaux, G., Gramfort, A., et al. </w:t>
        </w:r>
        <w:r w:rsidRPr="00416E0D">
          <w:rPr>
            <w:lang w:val="en-IE"/>
          </w:rPr>
          <w:t xml:space="preserve">(2011). Scikit-learn: Machine Learning in Python. </w:t>
        </w:r>
        <w:r w:rsidRPr="00416E0D">
          <w:rPr>
            <w:lang w:val="it-IT"/>
          </w:rPr>
          <w:t>J. of Machine Learning Research, 12, 2825–2830.</w:t>
        </w:r>
      </w:ins>
    </w:p>
    <w:p w14:paraId="78A5A8E3" w14:textId="77777777" w:rsidR="00416E0D" w:rsidRDefault="00416E0D">
      <w:pPr>
        <w:pStyle w:val="ListParagraph"/>
        <w:numPr>
          <w:ilvl w:val="0"/>
          <w:numId w:val="2"/>
        </w:numPr>
        <w:spacing w:line="480" w:lineRule="auto"/>
        <w:rPr>
          <w:ins w:id="2456" w:author="Nicola RICCETTI" w:date="2025-11-25T14:44:00Z"/>
        </w:rPr>
        <w:pPrChange w:id="2457" w:author="Nicola RICCETTI" w:date="2025-11-25T15:00:00Z">
          <w:pPr>
            <w:pStyle w:val="ListParagraph"/>
            <w:numPr>
              <w:numId w:val="2"/>
            </w:numPr>
            <w:ind w:hanging="360"/>
          </w:pPr>
        </w:pPrChange>
      </w:pPr>
      <w:ins w:id="2458" w:author="Nicola RICCETTI" w:date="2025-11-25T14:44:00Z">
        <w:r w:rsidRPr="00AD1093">
          <w:rPr>
            <w:lang w:val="da-DK"/>
            <w:rPrChange w:id="2459" w:author="Emanuele Massaro [2]" w:date="2025-11-27T09:27:00Z">
              <w:rPr/>
            </w:rPrChange>
          </w:rPr>
          <w:t xml:space="preserve">Jordahl, K., Van den Bossche, J., Fleischmann, M., et al. </w:t>
        </w:r>
        <w:r w:rsidRPr="00B57C02">
          <w:t>(2025). GeoPandas: Python tools for geographic data (Version 1.1.1) [Software]. Zenodo. DOI: 10.5281/zenodo.15750510.</w:t>
        </w:r>
      </w:ins>
    </w:p>
    <w:p w14:paraId="064D0B53" w14:textId="77777777" w:rsidR="00416E0D" w:rsidRDefault="00416E0D">
      <w:pPr>
        <w:pStyle w:val="ListParagraph"/>
        <w:numPr>
          <w:ilvl w:val="0"/>
          <w:numId w:val="2"/>
        </w:numPr>
        <w:spacing w:line="480" w:lineRule="auto"/>
        <w:rPr>
          <w:ins w:id="2460" w:author="Nicola RICCETTI" w:date="2025-11-25T14:44:00Z"/>
        </w:rPr>
        <w:pPrChange w:id="2461" w:author="Nicola RICCETTI" w:date="2025-11-25T15:00:00Z">
          <w:pPr>
            <w:pStyle w:val="ListParagraph"/>
            <w:numPr>
              <w:numId w:val="2"/>
            </w:numPr>
            <w:ind w:hanging="360"/>
          </w:pPr>
        </w:pPrChange>
      </w:pPr>
      <w:ins w:id="2462" w:author="Nicola RICCETTI" w:date="2025-11-25T14:44:00Z">
        <w:r w:rsidRPr="00B57C02">
          <w:lastRenderedPageBreak/>
          <w:t>Gillies, S., et al. (2022). Shapely (Version 2.0.0) [Software]. Zenodo. DOI: 10.5281/zenodo.7428463.</w:t>
        </w:r>
      </w:ins>
    </w:p>
    <w:p w14:paraId="54B81032" w14:textId="77777777" w:rsidR="00416E0D" w:rsidRDefault="00416E0D">
      <w:pPr>
        <w:pStyle w:val="ListParagraph"/>
        <w:numPr>
          <w:ilvl w:val="0"/>
          <w:numId w:val="2"/>
        </w:numPr>
        <w:spacing w:line="480" w:lineRule="auto"/>
        <w:rPr>
          <w:ins w:id="2463" w:author="Nicola RICCETTI" w:date="2025-11-25T14:44:00Z"/>
        </w:rPr>
        <w:pPrChange w:id="2464" w:author="Nicola RICCETTI" w:date="2025-11-25T15:00:00Z">
          <w:pPr>
            <w:pStyle w:val="ListParagraph"/>
            <w:numPr>
              <w:numId w:val="2"/>
            </w:numPr>
            <w:ind w:hanging="360"/>
          </w:pPr>
        </w:pPrChange>
      </w:pPr>
      <w:ins w:id="2465" w:author="Nicola RICCETTI" w:date="2025-11-25T14:44:00Z">
        <w:r w:rsidRPr="00B57C02">
          <w:t>Gillies, S., &amp; others. (2013). Rasterio: Geospatial raster I/O for Python programmers [Software]. Mapbox. (Available at GitHub: rasterio/rasterio).</w:t>
        </w:r>
      </w:ins>
    </w:p>
    <w:p w14:paraId="34522BFA" w14:textId="77777777" w:rsidR="00416E0D" w:rsidRDefault="00416E0D">
      <w:pPr>
        <w:pStyle w:val="ListParagraph"/>
        <w:numPr>
          <w:ilvl w:val="0"/>
          <w:numId w:val="2"/>
        </w:numPr>
        <w:spacing w:line="480" w:lineRule="auto"/>
        <w:rPr>
          <w:ins w:id="2466" w:author="Nicola RICCETTI" w:date="2025-11-25T14:44:00Z"/>
        </w:rPr>
        <w:pPrChange w:id="2467" w:author="Nicola RICCETTI" w:date="2025-11-25T15:00:00Z">
          <w:pPr>
            <w:pStyle w:val="ListParagraph"/>
            <w:numPr>
              <w:numId w:val="2"/>
            </w:numPr>
            <w:ind w:hanging="360"/>
          </w:pPr>
        </w:pPrChange>
      </w:pPr>
      <w:ins w:id="2468" w:author="Nicola RICCETTI" w:date="2025-11-25T14:44:00Z">
        <w:r w:rsidRPr="00AD1093">
          <w:rPr>
            <w:lang w:val="da-DK"/>
            <w:rPrChange w:id="2469" w:author="Emanuele Massaro [2]" w:date="2025-11-27T09:27:00Z">
              <w:rPr/>
            </w:rPrChange>
          </w:rPr>
          <w:t xml:space="preserve">Harris, C. R., Millman, K. J., van der Walt, S. J., et al. </w:t>
        </w:r>
        <w:r w:rsidRPr="00B57C02">
          <w:t>(2020). Array programming with NumPy. Nature, 585, 357–362. DOI: 10.1038/s41586-020-2649-2</w:t>
        </w:r>
      </w:ins>
    </w:p>
    <w:p w14:paraId="4F6DD92E" w14:textId="77777777" w:rsidR="00416E0D" w:rsidRDefault="00416E0D">
      <w:pPr>
        <w:pStyle w:val="ListParagraph"/>
        <w:numPr>
          <w:ilvl w:val="0"/>
          <w:numId w:val="2"/>
        </w:numPr>
        <w:spacing w:line="480" w:lineRule="auto"/>
        <w:rPr>
          <w:ins w:id="2470" w:author="Nicola RICCETTI" w:date="2025-11-25T14:44:00Z"/>
        </w:rPr>
        <w:pPrChange w:id="2471" w:author="Nicola RICCETTI" w:date="2025-11-25T15:00:00Z">
          <w:pPr>
            <w:pStyle w:val="ListParagraph"/>
            <w:numPr>
              <w:numId w:val="2"/>
            </w:numPr>
            <w:ind w:hanging="360"/>
          </w:pPr>
        </w:pPrChange>
      </w:pPr>
      <w:ins w:id="2472" w:author="Nicola RICCETTI" w:date="2025-11-25T14:44:00Z">
        <w:r>
          <w:t xml:space="preserve">Pandas Development Team (2020). pandas (Version 1.0.0) [Software]. Zenodo. DOI: 10.5281/zenodo.3509134. </w:t>
        </w:r>
      </w:ins>
    </w:p>
    <w:p w14:paraId="44319EDD" w14:textId="77777777" w:rsidR="00416E0D" w:rsidRDefault="00416E0D">
      <w:pPr>
        <w:pStyle w:val="ListParagraph"/>
        <w:numPr>
          <w:ilvl w:val="0"/>
          <w:numId w:val="2"/>
        </w:numPr>
        <w:spacing w:line="480" w:lineRule="auto"/>
        <w:rPr>
          <w:ins w:id="2473" w:author="Nicola RICCETTI" w:date="2025-11-25T14:44:00Z"/>
        </w:rPr>
        <w:pPrChange w:id="2474" w:author="Nicola RICCETTI" w:date="2025-11-25T15:00:00Z">
          <w:pPr>
            <w:pStyle w:val="ListParagraph"/>
            <w:numPr>
              <w:numId w:val="2"/>
            </w:numPr>
            <w:ind w:hanging="360"/>
          </w:pPr>
        </w:pPrChange>
      </w:pPr>
      <w:ins w:id="2475" w:author="Nicola RICCETTI" w:date="2025-11-25T14:44:00Z">
        <w:r>
          <w:t>McKinney, W. (2010). Data Structures for Statistical Computing in Python. Proc. 9th Python in Science Conf., 56–61.</w:t>
        </w:r>
      </w:ins>
    </w:p>
    <w:p w14:paraId="5AA2118F" w14:textId="53408FA0" w:rsidR="00416E0D" w:rsidRPr="00D00300" w:rsidDel="00416E0D" w:rsidRDefault="00416E0D">
      <w:pPr>
        <w:pStyle w:val="ListParagraph"/>
        <w:numPr>
          <w:ilvl w:val="0"/>
          <w:numId w:val="2"/>
        </w:numPr>
        <w:spacing w:line="480" w:lineRule="auto"/>
        <w:rPr>
          <w:del w:id="2476" w:author="Nicola RICCETTI" w:date="2025-11-25T14:44:00Z"/>
          <w:rFonts w:cs="Times New Roman"/>
          <w:szCs w:val="24"/>
          <w:lang w:val="en-IE"/>
        </w:rPr>
      </w:pPr>
    </w:p>
    <w:p w14:paraId="26D161AD" w14:textId="0B3F5916" w:rsidR="00165444" w:rsidRPr="00D00300" w:rsidDel="007D7438" w:rsidRDefault="00165444">
      <w:pPr>
        <w:pStyle w:val="ListParagraph"/>
        <w:numPr>
          <w:ilvl w:val="0"/>
          <w:numId w:val="2"/>
        </w:numPr>
        <w:spacing w:line="480" w:lineRule="auto"/>
        <w:rPr>
          <w:moveFrom w:id="2477" w:author="Nicola RICCETTI" w:date="2025-11-25T14:58:00Z"/>
          <w:rFonts w:cs="Times New Roman"/>
          <w:szCs w:val="24"/>
        </w:rPr>
      </w:pPr>
      <w:moveFromRangeStart w:id="2478" w:author="Nicola RICCETTI" w:date="2025-11-25T14:58:00Z" w:name="move214975149"/>
      <w:moveFrom w:id="2479" w:author="Nicola RICCETTI" w:date="2025-11-25T14:58:00Z">
        <w:r w:rsidRPr="00D00300" w:rsidDel="007D7438">
          <w:rPr>
            <w:rFonts w:cs="Times New Roman"/>
            <w:szCs w:val="24"/>
          </w:rPr>
          <w:t>Fotheringham</w:t>
        </w:r>
        <w:r w:rsidR="001A6156" w:rsidRPr="00D00300" w:rsidDel="007D7438">
          <w:rPr>
            <w:rFonts w:cs="Times New Roman"/>
            <w:szCs w:val="24"/>
          </w:rPr>
          <w:t>,</w:t>
        </w:r>
        <w:r w:rsidRPr="00D00300" w:rsidDel="007D7438">
          <w:rPr>
            <w:rFonts w:cs="Times New Roman"/>
            <w:szCs w:val="24"/>
          </w:rPr>
          <w:t xml:space="preserve"> A</w:t>
        </w:r>
        <w:r w:rsidR="001A6156" w:rsidRPr="00D00300" w:rsidDel="007D7438">
          <w:rPr>
            <w:rFonts w:cs="Times New Roman"/>
            <w:szCs w:val="24"/>
          </w:rPr>
          <w:t>.</w:t>
        </w:r>
        <w:r w:rsidRPr="00D00300" w:rsidDel="007D7438">
          <w:rPr>
            <w:rFonts w:cs="Times New Roman"/>
            <w:szCs w:val="24"/>
          </w:rPr>
          <w:t>S</w:t>
        </w:r>
        <w:r w:rsidR="001A6156" w:rsidRPr="00D00300" w:rsidDel="007D7438">
          <w:rPr>
            <w:rFonts w:cs="Times New Roman"/>
            <w:szCs w:val="24"/>
          </w:rPr>
          <w:t>.</w:t>
        </w:r>
        <w:r w:rsidRPr="00D00300" w:rsidDel="007D7438">
          <w:rPr>
            <w:rFonts w:cs="Times New Roman"/>
            <w:szCs w:val="24"/>
          </w:rPr>
          <w:t>, Brunsdon</w:t>
        </w:r>
        <w:r w:rsidR="001A6156" w:rsidRPr="00D00300" w:rsidDel="007D7438">
          <w:rPr>
            <w:rFonts w:cs="Times New Roman"/>
            <w:szCs w:val="24"/>
          </w:rPr>
          <w:t>,</w:t>
        </w:r>
        <w:r w:rsidRPr="00D00300" w:rsidDel="007D7438">
          <w:rPr>
            <w:rFonts w:cs="Times New Roman"/>
            <w:szCs w:val="24"/>
          </w:rPr>
          <w:t xml:space="preserve"> C</w:t>
        </w:r>
        <w:r w:rsidR="001A6156" w:rsidRPr="00D00300" w:rsidDel="007D7438">
          <w:rPr>
            <w:rFonts w:cs="Times New Roman"/>
            <w:szCs w:val="24"/>
          </w:rPr>
          <w:t>.</w:t>
        </w:r>
        <w:r w:rsidRPr="00D00300" w:rsidDel="007D7438">
          <w:rPr>
            <w:rFonts w:cs="Times New Roman"/>
            <w:szCs w:val="24"/>
          </w:rPr>
          <w:t xml:space="preserve">, </w:t>
        </w:r>
        <w:r w:rsidR="001A6156" w:rsidRPr="00D00300" w:rsidDel="007D7438">
          <w:rPr>
            <w:rFonts w:cs="Times New Roman"/>
            <w:szCs w:val="24"/>
          </w:rPr>
          <w:t xml:space="preserve">and </w:t>
        </w:r>
        <w:r w:rsidRPr="00D00300" w:rsidDel="007D7438">
          <w:rPr>
            <w:rFonts w:cs="Times New Roman"/>
            <w:szCs w:val="24"/>
          </w:rPr>
          <w:t>Charlton</w:t>
        </w:r>
        <w:r w:rsidR="001A6156" w:rsidRPr="00D00300" w:rsidDel="007D7438">
          <w:rPr>
            <w:rFonts w:cs="Times New Roman"/>
            <w:szCs w:val="24"/>
          </w:rPr>
          <w:t>,</w:t>
        </w:r>
        <w:r w:rsidRPr="00D00300" w:rsidDel="007D7438">
          <w:rPr>
            <w:rFonts w:cs="Times New Roman"/>
            <w:szCs w:val="24"/>
          </w:rPr>
          <w:t xml:space="preserve"> M</w:t>
        </w:r>
        <w:r w:rsidR="001A6156" w:rsidRPr="00D00300" w:rsidDel="007D7438">
          <w:rPr>
            <w:rFonts w:cs="Times New Roman"/>
            <w:szCs w:val="24"/>
          </w:rPr>
          <w:t>.</w:t>
        </w:r>
        <w:r w:rsidRPr="00D00300" w:rsidDel="007D7438">
          <w:rPr>
            <w:rFonts w:cs="Times New Roman"/>
            <w:szCs w:val="24"/>
          </w:rPr>
          <w:t>E</w:t>
        </w:r>
        <w:r w:rsidR="001A6156" w:rsidRPr="00D00300" w:rsidDel="007D7438">
          <w:rPr>
            <w:rFonts w:cs="Times New Roman"/>
            <w:szCs w:val="24"/>
          </w:rPr>
          <w:t>.</w:t>
        </w:r>
        <w:r w:rsidRPr="00D00300" w:rsidDel="007D7438">
          <w:rPr>
            <w:rFonts w:cs="Times New Roman"/>
            <w:szCs w:val="24"/>
          </w:rPr>
          <w:t xml:space="preserve"> Geographically Weighted Regression: The Analysis of Spatially Varying Relationships. </w:t>
        </w:r>
        <w:r w:rsidRPr="00D00300" w:rsidDel="007D7438">
          <w:rPr>
            <w:rFonts w:cs="Times New Roman"/>
            <w:i/>
            <w:szCs w:val="24"/>
          </w:rPr>
          <w:t>Wiley</w:t>
        </w:r>
        <w:r w:rsidRPr="00D00300" w:rsidDel="007D7438">
          <w:rPr>
            <w:rFonts w:cs="Times New Roman"/>
            <w:szCs w:val="24"/>
          </w:rPr>
          <w:t>; p.39</w:t>
        </w:r>
        <w:r w:rsidR="001A6156" w:rsidRPr="00D00300" w:rsidDel="007D7438">
          <w:rPr>
            <w:rFonts w:cs="Times New Roman"/>
            <w:szCs w:val="24"/>
          </w:rPr>
          <w:t xml:space="preserve"> (2002).</w:t>
        </w:r>
      </w:moveFrom>
    </w:p>
    <w:moveFromRangeEnd w:id="2478"/>
    <w:p w14:paraId="66998359" w14:textId="77777777" w:rsidR="007D7438" w:rsidRPr="007D7438" w:rsidRDefault="007D7438" w:rsidP="009670DF">
      <w:pPr>
        <w:pStyle w:val="ListParagraph"/>
        <w:numPr>
          <w:ilvl w:val="0"/>
          <w:numId w:val="2"/>
        </w:numPr>
        <w:spacing w:line="480" w:lineRule="auto"/>
        <w:rPr>
          <w:ins w:id="2480" w:author="Nicola RICCETTI" w:date="2025-11-25T14:56:00Z"/>
          <w:rFonts w:cs="Times New Roman"/>
          <w:szCs w:val="24"/>
          <w:lang w:val="en-IE"/>
          <w:rPrChange w:id="2481" w:author="Nicola RICCETTI" w:date="2025-11-25T14:56:00Z">
            <w:rPr>
              <w:ins w:id="2482" w:author="Nicola RICCETTI" w:date="2025-11-25T14:56:00Z"/>
              <w:rFonts w:cs="Times New Roman"/>
              <w:szCs w:val="24"/>
            </w:rPr>
          </w:rPrChange>
        </w:rPr>
      </w:pPr>
      <w:moveToRangeStart w:id="2483" w:author="Nicola RICCETTI" w:date="2025-11-25T14:56:00Z" w:name="move214974976"/>
      <w:moveTo w:id="2484" w:author="Nicola RICCETTI" w:date="2025-11-25T14:56:00Z">
        <w:r w:rsidRPr="00D00300">
          <w:rPr>
            <w:rFonts w:cs="Times New Roman"/>
            <w:szCs w:val="24"/>
          </w:rPr>
          <w:t>Fotheringham, A.S. and Oshan, T.M. Geographically weighted regression and multicollinearity: dispelling the myth.</w:t>
        </w:r>
        <w:r w:rsidRPr="00D00300">
          <w:rPr>
            <w:rFonts w:cs="Times New Roman"/>
            <w:i/>
            <w:szCs w:val="24"/>
          </w:rPr>
          <w:t xml:space="preserve"> J Geogr Syst</w:t>
        </w:r>
        <w:r w:rsidRPr="00D00300">
          <w:rPr>
            <w:rFonts w:cs="Times New Roman"/>
            <w:szCs w:val="24"/>
          </w:rPr>
          <w:t xml:space="preserve"> 18:303–329 (2016</w:t>
        </w:r>
      </w:moveTo>
      <w:moveToRangeEnd w:id="2483"/>
    </w:p>
    <w:p w14:paraId="426EE2AF" w14:textId="5CC0AC29" w:rsidR="00165444" w:rsidRPr="00D00300" w:rsidRDefault="00165444" w:rsidP="009670DF">
      <w:pPr>
        <w:pStyle w:val="ListParagraph"/>
        <w:numPr>
          <w:ilvl w:val="0"/>
          <w:numId w:val="2"/>
        </w:numPr>
        <w:spacing w:line="480" w:lineRule="auto"/>
        <w:rPr>
          <w:rStyle w:val="Hyperlink"/>
          <w:rFonts w:cs="Times New Roman"/>
          <w:color w:val="auto"/>
          <w:szCs w:val="24"/>
          <w:u w:val="none"/>
          <w:lang w:val="en-IE"/>
        </w:rPr>
      </w:pPr>
      <w:r w:rsidRPr="00D00300">
        <w:rPr>
          <w:rFonts w:cs="Times New Roman"/>
          <w:szCs w:val="24"/>
          <w:lang w:val="en-IE"/>
        </w:rPr>
        <w:t>Wheeler</w:t>
      </w:r>
      <w:r w:rsidR="001A6156" w:rsidRPr="00D00300">
        <w:rPr>
          <w:rFonts w:cs="Times New Roman"/>
          <w:szCs w:val="24"/>
          <w:lang w:val="en-IE"/>
        </w:rPr>
        <w:t>,</w:t>
      </w:r>
      <w:r w:rsidRPr="00D00300">
        <w:rPr>
          <w:rFonts w:cs="Times New Roman"/>
          <w:szCs w:val="24"/>
          <w:lang w:val="en-IE"/>
        </w:rPr>
        <w:t xml:space="preserve"> D</w:t>
      </w:r>
      <w:r w:rsidR="001A6156" w:rsidRPr="00D00300">
        <w:rPr>
          <w:rFonts w:cs="Times New Roman"/>
          <w:szCs w:val="24"/>
          <w:lang w:val="en-IE"/>
        </w:rPr>
        <w:t>.</w:t>
      </w:r>
      <w:r w:rsidRPr="00D00300">
        <w:rPr>
          <w:rFonts w:cs="Times New Roman"/>
          <w:szCs w:val="24"/>
          <w:lang w:val="en-IE"/>
        </w:rPr>
        <w:t xml:space="preserve">C. Geographically weighted regression. In Fischer MM, and Nijkamp P (eds.). Handbook of Regional Science. Springer, Berlin, Heidelberg (2021). </w:t>
      </w:r>
    </w:p>
    <w:p w14:paraId="1CF1A2AF" w14:textId="77777777" w:rsidR="007D7438" w:rsidRPr="00D00300" w:rsidRDefault="007D7438" w:rsidP="009670DF">
      <w:pPr>
        <w:pStyle w:val="ListParagraph"/>
        <w:numPr>
          <w:ilvl w:val="0"/>
          <w:numId w:val="2"/>
        </w:numPr>
        <w:spacing w:line="480" w:lineRule="auto"/>
        <w:rPr>
          <w:moveTo w:id="2485" w:author="Nicola RICCETTI" w:date="2025-11-25T14:58:00Z"/>
          <w:rFonts w:cs="Times New Roman"/>
          <w:szCs w:val="24"/>
        </w:rPr>
      </w:pPr>
      <w:moveToRangeStart w:id="2486" w:author="Nicola RICCETTI" w:date="2025-11-25T14:58:00Z" w:name="move214975149"/>
      <w:moveTo w:id="2487" w:author="Nicola RICCETTI" w:date="2025-11-25T14:58:00Z">
        <w:r w:rsidRPr="00D00300">
          <w:rPr>
            <w:rFonts w:cs="Times New Roman"/>
            <w:szCs w:val="24"/>
          </w:rPr>
          <w:t xml:space="preserve">Fotheringham, A.S., Brunsdon, C., and Charlton, M.E. Geographically Weighted Regression: The Analysis of Spatially Varying Relationships. </w:t>
        </w:r>
        <w:r w:rsidRPr="00D00300">
          <w:rPr>
            <w:rFonts w:cs="Times New Roman"/>
            <w:i/>
            <w:szCs w:val="24"/>
          </w:rPr>
          <w:t>Wiley</w:t>
        </w:r>
        <w:r w:rsidRPr="00D00300">
          <w:rPr>
            <w:rFonts w:cs="Times New Roman"/>
            <w:szCs w:val="24"/>
          </w:rPr>
          <w:t>; p.39 (2002).</w:t>
        </w:r>
      </w:moveTo>
    </w:p>
    <w:moveToRangeEnd w:id="2486"/>
    <w:p w14:paraId="65E5484B" w14:textId="4A92C209" w:rsidR="00165444" w:rsidRPr="00D00300" w:rsidRDefault="00165444" w:rsidP="009670DF">
      <w:pPr>
        <w:pStyle w:val="ListParagraph"/>
        <w:numPr>
          <w:ilvl w:val="0"/>
          <w:numId w:val="2"/>
        </w:numPr>
        <w:spacing w:line="480" w:lineRule="auto"/>
        <w:rPr>
          <w:rFonts w:cs="Times New Roman"/>
          <w:szCs w:val="24"/>
          <w:lang w:val="en-IE"/>
        </w:rPr>
      </w:pPr>
      <w:r w:rsidRPr="00D00300">
        <w:rPr>
          <w:rFonts w:cs="Times New Roman"/>
          <w:szCs w:val="24"/>
          <w:lang w:val="en-IE"/>
        </w:rPr>
        <w:t>Shoff</w:t>
      </w:r>
      <w:r w:rsidR="001A6156" w:rsidRPr="00D00300">
        <w:rPr>
          <w:rFonts w:cs="Times New Roman"/>
          <w:szCs w:val="24"/>
          <w:lang w:val="en-IE"/>
        </w:rPr>
        <w:t>,</w:t>
      </w:r>
      <w:r w:rsidRPr="00D00300">
        <w:rPr>
          <w:rFonts w:cs="Times New Roman"/>
          <w:szCs w:val="24"/>
          <w:lang w:val="en-IE"/>
        </w:rPr>
        <w:t xml:space="preserve"> C., Chen</w:t>
      </w:r>
      <w:r w:rsidR="001A6156" w:rsidRPr="00D00300">
        <w:rPr>
          <w:rFonts w:cs="Times New Roman"/>
          <w:szCs w:val="24"/>
          <w:lang w:val="en-IE"/>
        </w:rPr>
        <w:t>,</w:t>
      </w:r>
      <w:r w:rsidRPr="00D00300">
        <w:rPr>
          <w:rFonts w:cs="Times New Roman"/>
          <w:szCs w:val="24"/>
          <w:lang w:val="en-IE"/>
        </w:rPr>
        <w:t xml:space="preserve"> V</w:t>
      </w:r>
      <w:r w:rsidR="001A6156" w:rsidRPr="00D00300">
        <w:rPr>
          <w:rFonts w:cs="Times New Roman"/>
          <w:szCs w:val="24"/>
          <w:lang w:val="en-IE"/>
        </w:rPr>
        <w:t>.</w:t>
      </w:r>
      <w:r w:rsidRPr="00D00300">
        <w:rPr>
          <w:rFonts w:cs="Times New Roman"/>
          <w:szCs w:val="24"/>
          <w:lang w:val="en-IE"/>
        </w:rPr>
        <w:t>Y</w:t>
      </w:r>
      <w:r w:rsidR="001A6156" w:rsidRPr="00D00300">
        <w:rPr>
          <w:rFonts w:cs="Times New Roman"/>
          <w:szCs w:val="24"/>
          <w:lang w:val="en-IE"/>
        </w:rPr>
        <w:t>.</w:t>
      </w:r>
      <w:r w:rsidRPr="00D00300">
        <w:rPr>
          <w:rFonts w:cs="Times New Roman"/>
          <w:szCs w:val="24"/>
          <w:lang w:val="en-IE"/>
        </w:rPr>
        <w:t>J.</w:t>
      </w:r>
      <w:r w:rsidR="001A6156" w:rsidRPr="00D00300">
        <w:rPr>
          <w:rFonts w:cs="Times New Roman"/>
          <w:szCs w:val="24"/>
          <w:lang w:val="en-IE"/>
        </w:rPr>
        <w:t>, and</w:t>
      </w:r>
      <w:r w:rsidRPr="00D00300">
        <w:rPr>
          <w:rFonts w:cs="Times New Roman"/>
          <w:szCs w:val="24"/>
          <w:lang w:val="en-IE"/>
        </w:rPr>
        <w:t xml:space="preserve"> Yang</w:t>
      </w:r>
      <w:r w:rsidR="001A6156" w:rsidRPr="00D00300">
        <w:rPr>
          <w:rFonts w:cs="Times New Roman"/>
          <w:szCs w:val="24"/>
          <w:lang w:val="en-IE"/>
        </w:rPr>
        <w:t>,</w:t>
      </w:r>
      <w:r w:rsidRPr="00D00300">
        <w:rPr>
          <w:rFonts w:cs="Times New Roman"/>
          <w:szCs w:val="24"/>
          <w:lang w:val="en-IE"/>
        </w:rPr>
        <w:t xml:space="preserve"> T</w:t>
      </w:r>
      <w:r w:rsidR="001A6156" w:rsidRPr="00D00300">
        <w:rPr>
          <w:rFonts w:cs="Times New Roman"/>
          <w:szCs w:val="24"/>
          <w:lang w:val="en-IE"/>
        </w:rPr>
        <w:t>.</w:t>
      </w:r>
      <w:r w:rsidRPr="00D00300">
        <w:rPr>
          <w:rFonts w:cs="Times New Roman"/>
          <w:szCs w:val="24"/>
          <w:lang w:val="en-IE"/>
        </w:rPr>
        <w:t>C. When homogeneity meets heterogeneity: the geographically weighted regression with spatial lag approach to prenatal care utilization.</w:t>
      </w:r>
      <w:r w:rsidRPr="00D00300">
        <w:rPr>
          <w:rFonts w:cs="Times New Roman"/>
          <w:i/>
          <w:szCs w:val="24"/>
          <w:lang w:val="en-IE"/>
        </w:rPr>
        <w:t xml:space="preserve"> Geospat Health</w:t>
      </w:r>
      <w:r w:rsidRPr="00D00300">
        <w:rPr>
          <w:rFonts w:cs="Times New Roman"/>
          <w:szCs w:val="24"/>
          <w:lang w:val="en-IE"/>
        </w:rPr>
        <w:t xml:space="preserve"> </w:t>
      </w:r>
      <w:r w:rsidRPr="00D00300">
        <w:rPr>
          <w:rFonts w:cs="Times New Roman"/>
          <w:b/>
          <w:szCs w:val="24"/>
          <w:lang w:val="en-IE"/>
        </w:rPr>
        <w:t>8</w:t>
      </w:r>
      <w:r w:rsidRPr="00D00300">
        <w:rPr>
          <w:rFonts w:cs="Times New Roman"/>
          <w:szCs w:val="24"/>
          <w:lang w:val="en-IE"/>
        </w:rPr>
        <w:t>(2): 557-568</w:t>
      </w:r>
      <w:r w:rsidR="001A6156" w:rsidRPr="00D00300">
        <w:rPr>
          <w:rFonts w:cs="Times New Roman"/>
          <w:szCs w:val="24"/>
          <w:lang w:val="en-IE"/>
        </w:rPr>
        <w:t xml:space="preserve"> (2014).</w:t>
      </w:r>
    </w:p>
    <w:p w14:paraId="5DA34C78" w14:textId="4F912D21" w:rsidR="00561948" w:rsidRPr="00D00300" w:rsidRDefault="00165444">
      <w:pPr>
        <w:pStyle w:val="ListParagraph"/>
        <w:spacing w:line="480" w:lineRule="auto"/>
        <w:rPr>
          <w:rFonts w:cs="Times New Roman"/>
          <w:szCs w:val="24"/>
        </w:rPr>
        <w:pPrChange w:id="2488" w:author="Nicola RICCETTI" w:date="2025-11-25T15:00:00Z">
          <w:pPr>
            <w:pStyle w:val="ListParagraph"/>
            <w:numPr>
              <w:numId w:val="2"/>
            </w:numPr>
            <w:spacing w:line="480" w:lineRule="auto"/>
            <w:ind w:hanging="360"/>
          </w:pPr>
        </w:pPrChange>
      </w:pPr>
      <w:moveFromRangeStart w:id="2489" w:author="Nicola RICCETTI" w:date="2025-11-25T14:56:00Z" w:name="move214974976"/>
      <w:moveFrom w:id="2490" w:author="Nicola RICCETTI" w:date="2025-11-25T14:56:00Z">
        <w:r w:rsidRPr="00D00300" w:rsidDel="007D7438">
          <w:rPr>
            <w:rFonts w:cs="Times New Roman"/>
            <w:szCs w:val="24"/>
          </w:rPr>
          <w:t>Fotheringham</w:t>
        </w:r>
        <w:r w:rsidR="001A6156" w:rsidRPr="00D00300" w:rsidDel="007D7438">
          <w:rPr>
            <w:rFonts w:cs="Times New Roman"/>
            <w:szCs w:val="24"/>
          </w:rPr>
          <w:t>,</w:t>
        </w:r>
        <w:r w:rsidRPr="00D00300" w:rsidDel="007D7438">
          <w:rPr>
            <w:rFonts w:cs="Times New Roman"/>
            <w:szCs w:val="24"/>
          </w:rPr>
          <w:t xml:space="preserve"> A</w:t>
        </w:r>
        <w:r w:rsidR="001A6156" w:rsidRPr="00D00300" w:rsidDel="007D7438">
          <w:rPr>
            <w:rFonts w:cs="Times New Roman"/>
            <w:szCs w:val="24"/>
          </w:rPr>
          <w:t>.</w:t>
        </w:r>
        <w:r w:rsidRPr="00D00300" w:rsidDel="007D7438">
          <w:rPr>
            <w:rFonts w:cs="Times New Roman"/>
            <w:szCs w:val="24"/>
          </w:rPr>
          <w:t>S</w:t>
        </w:r>
        <w:r w:rsidR="001A6156" w:rsidRPr="00D00300" w:rsidDel="007D7438">
          <w:rPr>
            <w:rFonts w:cs="Times New Roman"/>
            <w:szCs w:val="24"/>
          </w:rPr>
          <w:t>.</w:t>
        </w:r>
        <w:r w:rsidRPr="00D00300" w:rsidDel="007D7438">
          <w:rPr>
            <w:rFonts w:cs="Times New Roman"/>
            <w:szCs w:val="24"/>
          </w:rPr>
          <w:t xml:space="preserve"> </w:t>
        </w:r>
        <w:r w:rsidR="001A6156" w:rsidRPr="00D00300" w:rsidDel="007D7438">
          <w:rPr>
            <w:rFonts w:cs="Times New Roman"/>
            <w:szCs w:val="24"/>
          </w:rPr>
          <w:t>and</w:t>
        </w:r>
        <w:r w:rsidRPr="00D00300" w:rsidDel="007D7438">
          <w:rPr>
            <w:rFonts w:cs="Times New Roman"/>
            <w:szCs w:val="24"/>
          </w:rPr>
          <w:t xml:space="preserve"> Oshan</w:t>
        </w:r>
        <w:r w:rsidR="001A6156" w:rsidRPr="00D00300" w:rsidDel="007D7438">
          <w:rPr>
            <w:rFonts w:cs="Times New Roman"/>
            <w:szCs w:val="24"/>
          </w:rPr>
          <w:t>,</w:t>
        </w:r>
        <w:r w:rsidRPr="00D00300" w:rsidDel="007D7438">
          <w:rPr>
            <w:rFonts w:cs="Times New Roman"/>
            <w:szCs w:val="24"/>
          </w:rPr>
          <w:t xml:space="preserve"> T</w:t>
        </w:r>
        <w:r w:rsidR="001A6156" w:rsidRPr="00D00300" w:rsidDel="007D7438">
          <w:rPr>
            <w:rFonts w:cs="Times New Roman"/>
            <w:szCs w:val="24"/>
          </w:rPr>
          <w:t>.</w:t>
        </w:r>
        <w:r w:rsidRPr="00D00300" w:rsidDel="007D7438">
          <w:rPr>
            <w:rFonts w:cs="Times New Roman"/>
            <w:szCs w:val="24"/>
          </w:rPr>
          <w:t>M</w:t>
        </w:r>
        <w:r w:rsidR="001A6156" w:rsidRPr="00D00300" w:rsidDel="007D7438">
          <w:rPr>
            <w:rFonts w:cs="Times New Roman"/>
            <w:szCs w:val="24"/>
          </w:rPr>
          <w:t>.</w:t>
        </w:r>
        <w:r w:rsidRPr="00D00300" w:rsidDel="007D7438">
          <w:rPr>
            <w:rFonts w:cs="Times New Roman"/>
            <w:szCs w:val="24"/>
          </w:rPr>
          <w:t xml:space="preserve"> Geographically weighted regression and multicollinearity: dispelling the myth.</w:t>
        </w:r>
        <w:r w:rsidRPr="00D00300" w:rsidDel="007D7438">
          <w:rPr>
            <w:rFonts w:cs="Times New Roman"/>
            <w:i/>
            <w:szCs w:val="24"/>
          </w:rPr>
          <w:t xml:space="preserve"> J Geogr Syst</w:t>
        </w:r>
        <w:r w:rsidRPr="00D00300" w:rsidDel="007D7438">
          <w:rPr>
            <w:rFonts w:cs="Times New Roman"/>
            <w:szCs w:val="24"/>
          </w:rPr>
          <w:t xml:space="preserve"> 18:303–329</w:t>
        </w:r>
        <w:r w:rsidR="001A6156" w:rsidRPr="00D00300" w:rsidDel="007D7438">
          <w:rPr>
            <w:rFonts w:cs="Times New Roman"/>
            <w:szCs w:val="24"/>
          </w:rPr>
          <w:t xml:space="preserve"> (2016</w:t>
        </w:r>
      </w:moveFrom>
      <w:moveFromRangeEnd w:id="2489"/>
      <w:r w:rsidR="00BB50D7" w:rsidRPr="00D00300">
        <w:rPr>
          <w:rFonts w:cs="Times New Roman"/>
          <w:szCs w:val="24"/>
        </w:rPr>
        <w:t>).</w:t>
      </w:r>
    </w:p>
    <w:p w14:paraId="0DD24748" w14:textId="77777777" w:rsidR="00767C07" w:rsidRPr="00D00300" w:rsidRDefault="00767C07" w:rsidP="00E537D0">
      <w:pPr>
        <w:pStyle w:val="ListParagraph"/>
        <w:spacing w:line="480" w:lineRule="auto"/>
        <w:rPr>
          <w:rFonts w:cs="Times New Roman"/>
          <w:szCs w:val="24"/>
        </w:rPr>
      </w:pPr>
    </w:p>
    <w:p w14:paraId="5AB6FCDC" w14:textId="77777777" w:rsidR="00330B09" w:rsidRPr="00D00300" w:rsidRDefault="00330B09" w:rsidP="00330B09">
      <w:pPr>
        <w:pStyle w:val="ListParagraph"/>
        <w:rPr>
          <w:rFonts w:cs="Times New Roman"/>
          <w:sz w:val="20"/>
          <w:szCs w:val="24"/>
          <w:lang w:val="en-IE"/>
        </w:rPr>
      </w:pPr>
    </w:p>
    <w:p w14:paraId="588B4E64" w14:textId="77777777" w:rsidR="004E13A6" w:rsidRPr="00D00300" w:rsidRDefault="004E13A6">
      <w:pPr>
        <w:rPr>
          <w:rFonts w:cs="Times New Roman"/>
          <w:b/>
          <w:szCs w:val="24"/>
          <w:lang w:val="en-IE"/>
        </w:rPr>
      </w:pPr>
      <w:r w:rsidRPr="00D00300">
        <w:rPr>
          <w:rFonts w:cs="Times New Roman"/>
          <w:b/>
          <w:szCs w:val="24"/>
          <w:lang w:val="en-IE"/>
        </w:rPr>
        <w:br w:type="page"/>
      </w:r>
    </w:p>
    <w:p w14:paraId="2C74DF90" w14:textId="5F5B9C62" w:rsidR="00F203F2" w:rsidRPr="00D00300" w:rsidRDefault="00F203F2">
      <w:pPr>
        <w:spacing w:line="480" w:lineRule="auto"/>
        <w:rPr>
          <w:rFonts w:cs="Times New Roman"/>
          <w:color w:val="FF0000"/>
          <w:szCs w:val="24"/>
          <w:lang w:val="en-IE"/>
        </w:rPr>
        <w:pPrChange w:id="2491" w:author="Nicola RICCETTI" w:date="2025-11-25T15:21:00Z">
          <w:pPr/>
        </w:pPrChange>
      </w:pPr>
      <w:r w:rsidRPr="00D00300">
        <w:rPr>
          <w:rFonts w:cs="Times New Roman"/>
          <w:b/>
          <w:szCs w:val="24"/>
          <w:lang w:val="en-IE"/>
        </w:rPr>
        <w:lastRenderedPageBreak/>
        <w:t xml:space="preserve">Declarations </w:t>
      </w:r>
    </w:p>
    <w:p w14:paraId="25BFFF3A" w14:textId="03A27EB1" w:rsidR="00F203F2" w:rsidRPr="00D00300" w:rsidRDefault="00F203F2">
      <w:pPr>
        <w:spacing w:line="480" w:lineRule="auto"/>
        <w:rPr>
          <w:rFonts w:cs="Times New Roman"/>
          <w:b/>
          <w:szCs w:val="24"/>
          <w:lang w:val="en-IE"/>
        </w:rPr>
        <w:pPrChange w:id="2492" w:author="Nicola RICCETTI" w:date="2025-11-25T15:21:00Z">
          <w:pPr/>
        </w:pPrChange>
      </w:pPr>
      <w:r w:rsidRPr="00D00300">
        <w:rPr>
          <w:rFonts w:cs="Times New Roman"/>
          <w:b/>
          <w:szCs w:val="24"/>
          <w:lang w:val="en-IE"/>
        </w:rPr>
        <w:t>Acknowledgements</w:t>
      </w:r>
    </w:p>
    <w:p w14:paraId="7065AFDF" w14:textId="006EE3F1" w:rsidR="00F203F2" w:rsidRPr="00D00300" w:rsidRDefault="00F203F2">
      <w:pPr>
        <w:spacing w:line="480" w:lineRule="auto"/>
        <w:rPr>
          <w:rFonts w:cs="Times New Roman"/>
          <w:color w:val="FF0000"/>
          <w:szCs w:val="24"/>
          <w:lang w:val="en-IE"/>
        </w:rPr>
        <w:pPrChange w:id="2493" w:author="Nicola RICCETTI" w:date="2025-11-25T15:21:00Z">
          <w:pPr/>
        </w:pPrChange>
      </w:pPr>
      <w:r w:rsidRPr="00D00300">
        <w:rPr>
          <w:rFonts w:cs="Times New Roman"/>
          <w:szCs w:val="24"/>
          <w:lang w:val="en-IE"/>
        </w:rPr>
        <w:t>None</w:t>
      </w:r>
    </w:p>
    <w:p w14:paraId="1AB15FD8" w14:textId="7CB41D28" w:rsidR="00F203F2" w:rsidRPr="00D00300" w:rsidRDefault="00F203F2">
      <w:pPr>
        <w:spacing w:line="480" w:lineRule="auto"/>
        <w:rPr>
          <w:rFonts w:cs="Times New Roman"/>
          <w:color w:val="FF0000"/>
          <w:szCs w:val="24"/>
          <w:lang w:val="en-IE"/>
        </w:rPr>
        <w:pPrChange w:id="2494" w:author="Nicola RICCETTI" w:date="2025-11-25T15:21:00Z">
          <w:pPr/>
        </w:pPrChange>
      </w:pPr>
      <w:r w:rsidRPr="00D00300">
        <w:rPr>
          <w:rFonts w:cs="Times New Roman"/>
          <w:b/>
          <w:szCs w:val="24"/>
          <w:lang w:val="en-IE"/>
        </w:rPr>
        <w:t xml:space="preserve">Authors’ contribution </w:t>
      </w:r>
    </w:p>
    <w:p w14:paraId="21B6B4B7" w14:textId="77777777" w:rsidR="00F203F2" w:rsidRPr="00D00300" w:rsidRDefault="00F203F2">
      <w:pPr>
        <w:spacing w:after="0" w:line="480" w:lineRule="auto"/>
        <w:jc w:val="both"/>
        <w:rPr>
          <w:rFonts w:cs="Times New Roman"/>
          <w:szCs w:val="24"/>
          <w:lang w:val="en-IE"/>
        </w:rPr>
        <w:pPrChange w:id="2495" w:author="Nicola RICCETTI" w:date="2025-11-25T15:21:00Z">
          <w:pPr>
            <w:spacing w:after="0" w:line="276" w:lineRule="auto"/>
            <w:jc w:val="both"/>
          </w:pPr>
        </w:pPrChange>
      </w:pPr>
      <w:r w:rsidRPr="00D00300">
        <w:rPr>
          <w:rFonts w:cs="Times New Roman"/>
          <w:szCs w:val="24"/>
          <w:lang w:val="en-IE"/>
        </w:rPr>
        <w:t>Conceptualization: NR, EM</w:t>
      </w:r>
      <w:r w:rsidRPr="00D00300">
        <w:rPr>
          <w:rFonts w:cs="Times New Roman"/>
          <w:szCs w:val="24"/>
          <w:lang w:val="en-IE"/>
        </w:rPr>
        <w:tab/>
      </w:r>
    </w:p>
    <w:p w14:paraId="793FA2C0" w14:textId="77777777" w:rsidR="00F203F2" w:rsidRPr="00D00300" w:rsidRDefault="00F203F2">
      <w:pPr>
        <w:spacing w:after="0" w:line="480" w:lineRule="auto"/>
        <w:jc w:val="both"/>
        <w:rPr>
          <w:rFonts w:cs="Times New Roman"/>
          <w:szCs w:val="24"/>
          <w:lang w:val="en-IE"/>
        </w:rPr>
        <w:pPrChange w:id="2496" w:author="Nicola RICCETTI" w:date="2025-11-25T15:21:00Z">
          <w:pPr>
            <w:spacing w:after="0" w:line="276" w:lineRule="auto"/>
            <w:jc w:val="both"/>
          </w:pPr>
        </w:pPrChange>
      </w:pPr>
      <w:r w:rsidRPr="00D00300">
        <w:rPr>
          <w:rFonts w:cs="Times New Roman"/>
          <w:szCs w:val="24"/>
          <w:lang w:val="en-IE"/>
        </w:rPr>
        <w:t xml:space="preserve">Data Curation and Formal Analysis: NR, EM </w:t>
      </w:r>
    </w:p>
    <w:p w14:paraId="19538A87" w14:textId="77777777" w:rsidR="00F203F2" w:rsidRPr="00D00300" w:rsidRDefault="00F203F2">
      <w:pPr>
        <w:spacing w:after="0" w:line="480" w:lineRule="auto"/>
        <w:jc w:val="both"/>
        <w:rPr>
          <w:rFonts w:cs="Times New Roman"/>
          <w:szCs w:val="24"/>
          <w:lang w:val="en-IE"/>
        </w:rPr>
        <w:pPrChange w:id="2497" w:author="Nicola RICCETTI" w:date="2025-11-25T15:21:00Z">
          <w:pPr>
            <w:spacing w:after="0" w:line="276" w:lineRule="auto"/>
            <w:jc w:val="both"/>
          </w:pPr>
        </w:pPrChange>
      </w:pPr>
      <w:r w:rsidRPr="00D00300">
        <w:rPr>
          <w:rFonts w:cs="Times New Roman"/>
          <w:szCs w:val="24"/>
          <w:lang w:val="en-IE"/>
        </w:rPr>
        <w:t xml:space="preserve">Funding Acquisition: </w:t>
      </w:r>
      <w:r w:rsidRPr="00D00300">
        <w:rPr>
          <w:rFonts w:cs="Times New Roman"/>
          <w:i/>
          <w:szCs w:val="24"/>
          <w:lang w:val="en-IE"/>
        </w:rPr>
        <w:t>NA</w:t>
      </w:r>
    </w:p>
    <w:p w14:paraId="34F60A60" w14:textId="77777777" w:rsidR="00F203F2" w:rsidRPr="00D00300" w:rsidRDefault="00F203F2">
      <w:pPr>
        <w:spacing w:after="0" w:line="480" w:lineRule="auto"/>
        <w:jc w:val="both"/>
        <w:rPr>
          <w:rFonts w:cs="Times New Roman"/>
          <w:szCs w:val="24"/>
          <w:lang w:val="en-IE"/>
        </w:rPr>
        <w:pPrChange w:id="2498" w:author="Nicola RICCETTI" w:date="2025-11-25T15:21:00Z">
          <w:pPr>
            <w:spacing w:after="0" w:line="276" w:lineRule="auto"/>
            <w:jc w:val="both"/>
          </w:pPr>
        </w:pPrChange>
      </w:pPr>
      <w:r w:rsidRPr="00D00300">
        <w:rPr>
          <w:rFonts w:cs="Times New Roman"/>
          <w:szCs w:val="24"/>
          <w:lang w:val="en-IE"/>
        </w:rPr>
        <w:t>Investigation, Methodology, Project Administration, Resources, and Software: NR, EM</w:t>
      </w:r>
    </w:p>
    <w:p w14:paraId="5DF8DA97" w14:textId="77777777" w:rsidR="00F203F2" w:rsidRPr="00D00300" w:rsidRDefault="00F203F2">
      <w:pPr>
        <w:spacing w:after="0" w:line="480" w:lineRule="auto"/>
        <w:jc w:val="both"/>
        <w:rPr>
          <w:rFonts w:cs="Times New Roman"/>
          <w:szCs w:val="24"/>
          <w:lang w:val="en-IE"/>
        </w:rPr>
        <w:pPrChange w:id="2499" w:author="Nicola RICCETTI" w:date="2025-11-25T15:21:00Z">
          <w:pPr>
            <w:spacing w:after="0" w:line="276" w:lineRule="auto"/>
            <w:jc w:val="both"/>
          </w:pPr>
        </w:pPrChange>
      </w:pPr>
      <w:r w:rsidRPr="00D00300">
        <w:rPr>
          <w:rFonts w:cs="Times New Roman"/>
          <w:szCs w:val="24"/>
          <w:lang w:val="en-IE"/>
        </w:rPr>
        <w:t>Supervision and Validation: NR, EM</w:t>
      </w:r>
    </w:p>
    <w:p w14:paraId="2EE6CB44" w14:textId="77777777" w:rsidR="00F203F2" w:rsidRPr="00D00300" w:rsidRDefault="00F203F2">
      <w:pPr>
        <w:spacing w:after="0" w:line="480" w:lineRule="auto"/>
        <w:jc w:val="both"/>
        <w:rPr>
          <w:rFonts w:cs="Times New Roman"/>
          <w:szCs w:val="24"/>
          <w:lang w:val="en-IE"/>
        </w:rPr>
        <w:pPrChange w:id="2500" w:author="Nicola RICCETTI" w:date="2025-11-25T15:21:00Z">
          <w:pPr>
            <w:spacing w:after="0" w:line="276" w:lineRule="auto"/>
            <w:jc w:val="both"/>
          </w:pPr>
        </w:pPrChange>
      </w:pPr>
      <w:r w:rsidRPr="00D00300">
        <w:rPr>
          <w:rFonts w:cs="Times New Roman"/>
          <w:szCs w:val="24"/>
          <w:lang w:val="en-IE"/>
        </w:rPr>
        <w:t>Visualization and Writing – Original Draft Preparation: NR</w:t>
      </w:r>
    </w:p>
    <w:p w14:paraId="67EF7DCE" w14:textId="78072EE7" w:rsidR="00F203F2" w:rsidRPr="00D00300" w:rsidRDefault="00F203F2">
      <w:pPr>
        <w:spacing w:after="0" w:line="480" w:lineRule="auto"/>
        <w:jc w:val="both"/>
        <w:rPr>
          <w:rFonts w:cs="Times New Roman"/>
          <w:szCs w:val="24"/>
          <w:lang w:val="en-IE"/>
        </w:rPr>
        <w:pPrChange w:id="2501" w:author="Nicola RICCETTI" w:date="2025-11-25T15:21:00Z">
          <w:pPr>
            <w:spacing w:after="0" w:line="276" w:lineRule="auto"/>
            <w:jc w:val="both"/>
          </w:pPr>
        </w:pPrChange>
      </w:pPr>
      <w:r w:rsidRPr="00D00300">
        <w:rPr>
          <w:rFonts w:cs="Times New Roman"/>
          <w:szCs w:val="24"/>
          <w:lang w:val="en-IE"/>
        </w:rPr>
        <w:t>Writing – Review &amp; Editing: NR – NR,</w:t>
      </w:r>
      <w:r w:rsidR="00067747" w:rsidRPr="00D00300">
        <w:rPr>
          <w:rFonts w:cs="Times New Roman"/>
          <w:szCs w:val="24"/>
          <w:lang w:val="en-IE"/>
        </w:rPr>
        <w:t xml:space="preserve"> AF, WS,</w:t>
      </w:r>
      <w:r w:rsidRPr="00D00300">
        <w:rPr>
          <w:rFonts w:cs="Times New Roman"/>
          <w:szCs w:val="24"/>
          <w:lang w:val="en-IE"/>
        </w:rPr>
        <w:t xml:space="preserve"> </w:t>
      </w:r>
      <w:r w:rsidR="00005913" w:rsidRPr="00D00300">
        <w:rPr>
          <w:rFonts w:cs="Times New Roman"/>
          <w:szCs w:val="24"/>
          <w:lang w:val="en-IE"/>
        </w:rPr>
        <w:t xml:space="preserve">AC, </w:t>
      </w:r>
      <w:r w:rsidR="004F33FB" w:rsidRPr="00D00300">
        <w:rPr>
          <w:rFonts w:cs="Times New Roman"/>
          <w:szCs w:val="24"/>
          <w:lang w:val="en-IE"/>
        </w:rPr>
        <w:t>JCC</w:t>
      </w:r>
      <w:r w:rsidR="009C7DA1" w:rsidRPr="00D00300">
        <w:rPr>
          <w:rFonts w:cs="Times New Roman"/>
          <w:szCs w:val="24"/>
          <w:lang w:val="en-IE"/>
        </w:rPr>
        <w:t>,</w:t>
      </w:r>
      <w:r w:rsidR="004F33FB" w:rsidRPr="00D00300">
        <w:rPr>
          <w:rFonts w:cs="Times New Roman"/>
          <w:szCs w:val="24"/>
          <w:lang w:val="en-IE"/>
        </w:rPr>
        <w:t xml:space="preserve"> </w:t>
      </w:r>
      <w:r w:rsidR="001D7BC4" w:rsidRPr="00D00300">
        <w:rPr>
          <w:rFonts w:cs="Times New Roman"/>
          <w:szCs w:val="24"/>
          <w:lang w:val="en-IE"/>
        </w:rPr>
        <w:t>GD</w:t>
      </w:r>
      <w:r w:rsidR="004F33FB" w:rsidRPr="00D00300">
        <w:rPr>
          <w:rFonts w:cs="Times New Roman"/>
          <w:szCs w:val="24"/>
          <w:lang w:val="en-IE"/>
        </w:rPr>
        <w:t>, DIR,</w:t>
      </w:r>
      <w:r w:rsidR="00067747" w:rsidRPr="00D00300">
        <w:rPr>
          <w:rFonts w:cs="Times New Roman"/>
          <w:szCs w:val="24"/>
          <w:lang w:val="en-IE"/>
        </w:rPr>
        <w:t xml:space="preserve"> </w:t>
      </w:r>
      <w:r w:rsidR="001D7BC4" w:rsidRPr="00D00300">
        <w:rPr>
          <w:rFonts w:cs="Times New Roman"/>
          <w:szCs w:val="24"/>
          <w:lang w:val="en-IE"/>
        </w:rPr>
        <w:t>JF,</w:t>
      </w:r>
      <w:r w:rsidR="009C7DA1" w:rsidRPr="00D00300">
        <w:rPr>
          <w:rFonts w:cs="Times New Roman"/>
          <w:szCs w:val="24"/>
          <w:lang w:val="en-IE"/>
        </w:rPr>
        <w:t xml:space="preserve"> and</w:t>
      </w:r>
      <w:r w:rsidR="001D7BC4" w:rsidRPr="00D00300">
        <w:rPr>
          <w:rFonts w:cs="Times New Roman"/>
          <w:szCs w:val="24"/>
          <w:lang w:val="en-IE"/>
        </w:rPr>
        <w:t xml:space="preserve"> </w:t>
      </w:r>
      <w:r w:rsidR="00067747" w:rsidRPr="00D00300">
        <w:rPr>
          <w:rFonts w:cs="Times New Roman"/>
          <w:szCs w:val="24"/>
          <w:lang w:val="en-IE"/>
        </w:rPr>
        <w:t>EM</w:t>
      </w:r>
    </w:p>
    <w:p w14:paraId="123410F2" w14:textId="61B672A2" w:rsidR="00F203F2" w:rsidRPr="00D00300" w:rsidDel="009670DF" w:rsidRDefault="00F203F2">
      <w:pPr>
        <w:spacing w:before="240" w:line="480" w:lineRule="auto"/>
        <w:jc w:val="both"/>
        <w:rPr>
          <w:del w:id="2502" w:author="Nicola RICCETTI" w:date="2025-11-25T15:01:00Z"/>
          <w:rFonts w:cs="Times New Roman"/>
          <w:b/>
          <w:szCs w:val="24"/>
          <w:lang w:val="en-IE"/>
        </w:rPr>
        <w:pPrChange w:id="2503" w:author="Nicola RICCETTI" w:date="2025-11-25T15:21:00Z">
          <w:pPr>
            <w:spacing w:before="240" w:line="276" w:lineRule="auto"/>
            <w:jc w:val="both"/>
          </w:pPr>
        </w:pPrChange>
      </w:pPr>
      <w:del w:id="2504" w:author="Nicola RICCETTI" w:date="2025-11-25T15:01:00Z">
        <w:r w:rsidRPr="00D00300" w:rsidDel="009670DF">
          <w:rPr>
            <w:rFonts w:cs="Times New Roman"/>
            <w:b/>
            <w:szCs w:val="24"/>
            <w:lang w:val="en-IE"/>
          </w:rPr>
          <w:delText>Data sharing</w:delText>
        </w:r>
      </w:del>
    </w:p>
    <w:p w14:paraId="6C260EA7" w14:textId="4DDB04EA" w:rsidR="00F203F2" w:rsidRPr="00D00300" w:rsidDel="009670DF" w:rsidRDefault="00C317AD">
      <w:pPr>
        <w:spacing w:before="240" w:line="480" w:lineRule="auto"/>
        <w:jc w:val="both"/>
        <w:rPr>
          <w:del w:id="2505" w:author="Nicola RICCETTI" w:date="2025-11-25T15:01:00Z"/>
          <w:rFonts w:cs="Times New Roman"/>
          <w:szCs w:val="24"/>
          <w:lang w:val="en-IE"/>
        </w:rPr>
        <w:pPrChange w:id="2506" w:author="Nicola RICCETTI" w:date="2025-11-25T15:21:00Z">
          <w:pPr>
            <w:spacing w:before="240" w:line="276" w:lineRule="auto"/>
            <w:jc w:val="both"/>
          </w:pPr>
        </w:pPrChange>
      </w:pPr>
      <w:del w:id="2507" w:author="Nicola RICCETTI" w:date="2025-11-25T15:01:00Z">
        <w:r w:rsidRPr="00D00300" w:rsidDel="009670DF">
          <w:rPr>
            <w:rFonts w:cs="Times New Roman"/>
            <w:szCs w:val="24"/>
            <w:lang w:val="en-IE"/>
          </w:rPr>
          <w:delText>The data that support the findings of this study are available from</w:delText>
        </w:r>
        <w:r w:rsidR="00CA1020" w:rsidRPr="00D00300" w:rsidDel="009670DF">
          <w:rPr>
            <w:rFonts w:cs="Times New Roman"/>
            <w:szCs w:val="24"/>
            <w:lang w:val="en-IE"/>
          </w:rPr>
          <w:delText xml:space="preserve"> the links included in the methods section</w:delText>
        </w:r>
        <w:r w:rsidR="009649C0" w:rsidRPr="00D00300" w:rsidDel="009670DF">
          <w:rPr>
            <w:rFonts w:cs="Times New Roman"/>
            <w:szCs w:val="24"/>
            <w:lang w:val="en-IE"/>
          </w:rPr>
          <w:delText>, and references section</w:delText>
        </w:r>
        <w:r w:rsidR="00CA1020" w:rsidRPr="00D00300" w:rsidDel="009670DF">
          <w:rPr>
            <w:rFonts w:cs="Times New Roman"/>
            <w:szCs w:val="24"/>
            <w:lang w:val="en-IE"/>
          </w:rPr>
          <w:delText>. R</w:delText>
        </w:r>
        <w:r w:rsidRPr="00D00300" w:rsidDel="009670DF">
          <w:rPr>
            <w:rFonts w:cs="Times New Roman"/>
            <w:szCs w:val="24"/>
            <w:lang w:val="en-IE"/>
          </w:rPr>
          <w:delText>estrictions</w:delText>
        </w:r>
        <w:r w:rsidR="00CA1020" w:rsidRPr="00D00300" w:rsidDel="009670DF">
          <w:rPr>
            <w:rFonts w:cs="Times New Roman"/>
            <w:szCs w:val="24"/>
            <w:lang w:val="en-IE"/>
          </w:rPr>
          <w:delText xml:space="preserve"> might</w:delText>
        </w:r>
        <w:r w:rsidRPr="00D00300" w:rsidDel="009670DF">
          <w:rPr>
            <w:rFonts w:cs="Times New Roman"/>
            <w:szCs w:val="24"/>
            <w:lang w:val="en-IE"/>
          </w:rPr>
          <w:delText xml:space="preserve"> apply to the availability of these data, which were used </w:delText>
        </w:r>
        <w:r w:rsidR="009649C0" w:rsidRPr="00D00300" w:rsidDel="009670DF">
          <w:rPr>
            <w:rFonts w:cs="Times New Roman"/>
            <w:szCs w:val="24"/>
            <w:lang w:val="en-IE"/>
          </w:rPr>
          <w:delText xml:space="preserve">for this study </w:delText>
        </w:r>
        <w:r w:rsidRPr="00D00300" w:rsidDel="009670DF">
          <w:rPr>
            <w:rFonts w:cs="Times New Roman"/>
            <w:szCs w:val="24"/>
            <w:lang w:val="en-IE"/>
          </w:rPr>
          <w:delText>under</w:delText>
        </w:r>
        <w:r w:rsidR="009649C0" w:rsidRPr="00D00300" w:rsidDel="009670DF">
          <w:rPr>
            <w:rFonts w:cs="Times New Roman"/>
            <w:szCs w:val="24"/>
            <w:lang w:val="en-IE"/>
          </w:rPr>
          <w:delText xml:space="preserve"> different</w:delText>
        </w:r>
        <w:r w:rsidRPr="00D00300" w:rsidDel="009670DF">
          <w:rPr>
            <w:rFonts w:cs="Times New Roman"/>
            <w:szCs w:val="24"/>
            <w:lang w:val="en-IE"/>
          </w:rPr>
          <w:delText xml:space="preserve"> license</w:delText>
        </w:r>
        <w:r w:rsidR="009649C0" w:rsidRPr="00D00300" w:rsidDel="009670DF">
          <w:rPr>
            <w:rFonts w:cs="Times New Roman"/>
            <w:szCs w:val="24"/>
            <w:lang w:val="en-IE"/>
          </w:rPr>
          <w:delText>s</w:delText>
        </w:r>
        <w:r w:rsidRPr="00D00300" w:rsidDel="009670DF">
          <w:rPr>
            <w:rFonts w:cs="Times New Roman"/>
            <w:szCs w:val="24"/>
            <w:lang w:val="en-IE"/>
          </w:rPr>
          <w:delText xml:space="preserve">, and so </w:delText>
        </w:r>
        <w:r w:rsidR="009649C0" w:rsidRPr="00D00300" w:rsidDel="009670DF">
          <w:rPr>
            <w:rFonts w:cs="Times New Roman"/>
            <w:szCs w:val="24"/>
            <w:lang w:val="en-IE"/>
          </w:rPr>
          <w:delText>might</w:delText>
        </w:r>
        <w:r w:rsidRPr="00D00300" w:rsidDel="009670DF">
          <w:rPr>
            <w:rFonts w:cs="Times New Roman"/>
            <w:szCs w:val="24"/>
            <w:lang w:val="en-IE"/>
          </w:rPr>
          <w:delText xml:space="preserve"> not publicly available. </w:delText>
        </w:r>
      </w:del>
    </w:p>
    <w:p w14:paraId="5B10A4D1" w14:textId="76D1C98C" w:rsidR="00F203F2" w:rsidRPr="00D00300" w:rsidRDefault="00F203F2">
      <w:pPr>
        <w:spacing w:before="240" w:line="480" w:lineRule="auto"/>
        <w:jc w:val="both"/>
        <w:rPr>
          <w:rFonts w:cs="Times New Roman"/>
          <w:b/>
          <w:szCs w:val="24"/>
          <w:lang w:val="en-IE"/>
        </w:rPr>
        <w:pPrChange w:id="2508" w:author="Nicola RICCETTI" w:date="2025-11-25T15:21:00Z">
          <w:pPr>
            <w:spacing w:before="240" w:line="276" w:lineRule="auto"/>
            <w:jc w:val="both"/>
          </w:pPr>
        </w:pPrChange>
      </w:pPr>
      <w:r w:rsidRPr="00D00300">
        <w:rPr>
          <w:rFonts w:cs="Times New Roman"/>
          <w:b/>
          <w:szCs w:val="24"/>
          <w:lang w:val="en-IE"/>
        </w:rPr>
        <w:t xml:space="preserve">Additional information </w:t>
      </w:r>
    </w:p>
    <w:p w14:paraId="248BBA26" w14:textId="77777777" w:rsidR="00F203F2" w:rsidRPr="00D00300" w:rsidRDefault="00F203F2">
      <w:pPr>
        <w:spacing w:before="240" w:line="480" w:lineRule="auto"/>
        <w:jc w:val="both"/>
        <w:rPr>
          <w:rFonts w:cs="Times New Roman"/>
          <w:b/>
          <w:szCs w:val="24"/>
          <w:lang w:val="en-IE"/>
        </w:rPr>
        <w:pPrChange w:id="2509" w:author="Nicola RICCETTI" w:date="2025-11-25T15:21:00Z">
          <w:pPr>
            <w:spacing w:before="240" w:line="276" w:lineRule="auto"/>
            <w:jc w:val="both"/>
          </w:pPr>
        </w:pPrChange>
      </w:pPr>
      <w:r w:rsidRPr="00D00300">
        <w:rPr>
          <w:rFonts w:cs="Times New Roman"/>
          <w:i/>
          <w:szCs w:val="24"/>
          <w:lang w:val="en-IE"/>
        </w:rPr>
        <w:t>Funding</w:t>
      </w:r>
    </w:p>
    <w:p w14:paraId="1F71037F" w14:textId="5EB2F8E3" w:rsidR="00F203F2" w:rsidRPr="00D00300" w:rsidRDefault="00F203F2">
      <w:pPr>
        <w:spacing w:after="0" w:line="480" w:lineRule="auto"/>
        <w:jc w:val="both"/>
        <w:rPr>
          <w:rFonts w:cs="Times New Roman"/>
          <w:szCs w:val="24"/>
          <w:lang w:val="en-IE"/>
        </w:rPr>
        <w:pPrChange w:id="2510" w:author="Nicola RICCETTI" w:date="2025-11-25T15:21:00Z">
          <w:pPr>
            <w:spacing w:after="0" w:line="276" w:lineRule="auto"/>
            <w:jc w:val="both"/>
          </w:pPr>
        </w:pPrChange>
      </w:pPr>
      <w:r w:rsidRPr="00D00300">
        <w:rPr>
          <w:rFonts w:cs="Times New Roman"/>
          <w:szCs w:val="24"/>
          <w:lang w:val="en-IE"/>
        </w:rPr>
        <w:t>No specific funding was obtained for this study.</w:t>
      </w:r>
      <w:r w:rsidR="0011166C" w:rsidRPr="00D00300">
        <w:rPr>
          <w:rFonts w:cs="Times New Roman"/>
          <w:szCs w:val="24"/>
          <w:lang w:val="en-IE"/>
        </w:rPr>
        <w:t xml:space="preserve"> JF is supported by project ARBOPREVENT from Fundación La Caixa.</w:t>
      </w:r>
    </w:p>
    <w:p w14:paraId="316A694D" w14:textId="77777777" w:rsidR="00F203F2" w:rsidRPr="00D00300" w:rsidRDefault="00F203F2">
      <w:pPr>
        <w:spacing w:before="240" w:line="480" w:lineRule="auto"/>
        <w:jc w:val="both"/>
        <w:rPr>
          <w:rFonts w:cs="Times New Roman"/>
          <w:i/>
          <w:szCs w:val="24"/>
          <w:lang w:val="en-IE"/>
        </w:rPr>
        <w:pPrChange w:id="2511" w:author="Nicola RICCETTI" w:date="2025-11-25T15:21:00Z">
          <w:pPr>
            <w:spacing w:before="240" w:line="276" w:lineRule="auto"/>
            <w:jc w:val="both"/>
          </w:pPr>
        </w:pPrChange>
      </w:pPr>
      <w:r w:rsidRPr="00D00300">
        <w:rPr>
          <w:rFonts w:cs="Times New Roman"/>
          <w:i/>
          <w:szCs w:val="24"/>
          <w:lang w:val="en-IE"/>
        </w:rPr>
        <w:t>Declaration of interests</w:t>
      </w:r>
    </w:p>
    <w:p w14:paraId="25B32FA0" w14:textId="5CCB59FC" w:rsidR="00F203F2" w:rsidRPr="00D00300" w:rsidRDefault="00F203F2">
      <w:pPr>
        <w:spacing w:before="240" w:line="480" w:lineRule="auto"/>
        <w:jc w:val="both"/>
        <w:rPr>
          <w:rFonts w:cs="Times New Roman"/>
          <w:szCs w:val="24"/>
          <w:lang w:val="en-IE"/>
        </w:rPr>
        <w:pPrChange w:id="2512" w:author="Nicola RICCETTI" w:date="2025-11-25T15:21:00Z">
          <w:pPr>
            <w:spacing w:before="240" w:line="276" w:lineRule="auto"/>
            <w:jc w:val="both"/>
          </w:pPr>
        </w:pPrChange>
      </w:pPr>
      <w:r w:rsidRPr="00D00300">
        <w:rPr>
          <w:rFonts w:cs="Times New Roman"/>
          <w:szCs w:val="24"/>
          <w:lang w:val="en-IE"/>
        </w:rPr>
        <w:t>All the authors declared no competing interests.</w:t>
      </w:r>
    </w:p>
    <w:p w14:paraId="63DFA97D" w14:textId="39D2F798" w:rsidR="00F203F2" w:rsidRPr="00D00300" w:rsidRDefault="00F203F2">
      <w:pPr>
        <w:spacing w:before="240" w:line="480" w:lineRule="auto"/>
        <w:jc w:val="both"/>
        <w:rPr>
          <w:rFonts w:cs="Times New Roman"/>
          <w:b/>
          <w:szCs w:val="24"/>
          <w:lang w:val="en-IE"/>
        </w:rPr>
        <w:pPrChange w:id="2513" w:author="Nicola RICCETTI" w:date="2025-11-25T15:21:00Z">
          <w:pPr>
            <w:spacing w:before="240" w:line="276" w:lineRule="auto"/>
            <w:jc w:val="both"/>
          </w:pPr>
        </w:pPrChange>
      </w:pPr>
      <w:r w:rsidRPr="00D00300">
        <w:rPr>
          <w:rFonts w:cs="Times New Roman"/>
          <w:i/>
          <w:szCs w:val="24"/>
          <w:lang w:val="en-IE"/>
        </w:rPr>
        <w:t>Disclaimers</w:t>
      </w:r>
    </w:p>
    <w:p w14:paraId="167602B8" w14:textId="0660C7B0" w:rsidR="00F203F2" w:rsidRPr="00D00300" w:rsidRDefault="00F203F2">
      <w:pPr>
        <w:spacing w:after="0" w:line="480" w:lineRule="auto"/>
        <w:jc w:val="both"/>
        <w:rPr>
          <w:rFonts w:cs="Times New Roman"/>
          <w:szCs w:val="24"/>
          <w:lang w:val="en-IE"/>
        </w:rPr>
        <w:pPrChange w:id="2514" w:author="Nicola RICCETTI" w:date="2025-11-25T15:21:00Z">
          <w:pPr>
            <w:spacing w:after="0" w:line="276" w:lineRule="auto"/>
            <w:jc w:val="both"/>
          </w:pPr>
        </w:pPrChange>
      </w:pPr>
      <w:r w:rsidRPr="00D00300">
        <w:rPr>
          <w:rFonts w:cs="Times New Roman"/>
          <w:szCs w:val="24"/>
          <w:lang w:val="en-IE"/>
        </w:rPr>
        <w:t>The views expressed in this article are purely those of the authors and may not, under any circumstances, be regarded as an official position of the European Commission.</w:t>
      </w:r>
      <w:r w:rsidR="0076302B" w:rsidRPr="00D00300">
        <w:rPr>
          <w:rFonts w:cs="Times New Roman"/>
          <w:szCs w:val="24"/>
          <w:lang w:val="en-IE"/>
        </w:rPr>
        <w:t xml:space="preserve"> The views and opinions of the authors expressed herein do not necessarily state or reflect those of ECDC. The </w:t>
      </w:r>
      <w:r w:rsidR="0076302B" w:rsidRPr="00D00300">
        <w:rPr>
          <w:rFonts w:cs="Times New Roman"/>
          <w:szCs w:val="24"/>
          <w:lang w:val="en-IE"/>
        </w:rPr>
        <w:lastRenderedPageBreak/>
        <w:t>accuracy of the authors’ statistical analysis and the findings they report are not the responsibility of ECDC. ECDC is not responsible for conclusions or opinions drawn from the data provided. ECDC is not responsible for the correctness of the data and for data management, data merging and data collation after provision of the data. ECDC shall not be held liable for improper or incorrect use of the data.</w:t>
      </w:r>
    </w:p>
    <w:p w14:paraId="62B31D46" w14:textId="3C3654B2" w:rsidR="006C2837" w:rsidRPr="00D00300" w:rsidRDefault="006C2837">
      <w:pPr>
        <w:rPr>
          <w:rFonts w:cs="Times New Roman"/>
          <w:szCs w:val="24"/>
          <w:lang w:val="en-IE"/>
        </w:rPr>
      </w:pPr>
    </w:p>
    <w:p w14:paraId="2201D6E7" w14:textId="77777777" w:rsidR="006C2837" w:rsidRPr="00D00300" w:rsidRDefault="006C2837">
      <w:pPr>
        <w:rPr>
          <w:rFonts w:cs="Times New Roman"/>
          <w:szCs w:val="24"/>
          <w:lang w:val="en-IE"/>
        </w:rPr>
      </w:pPr>
    </w:p>
    <w:p w14:paraId="43C6C169" w14:textId="77777777" w:rsidR="007842AD" w:rsidRDefault="007842AD" w:rsidP="0004027D">
      <w:pPr>
        <w:jc w:val="both"/>
        <w:rPr>
          <w:ins w:id="2515" w:author="Emanuele Massaro" w:date="2025-10-22T16:17:00Z"/>
          <w:rFonts w:cs="Times New Roman"/>
          <w:sz w:val="20"/>
          <w:szCs w:val="20"/>
          <w:lang w:val="en-IE"/>
        </w:rPr>
      </w:pPr>
    </w:p>
    <w:p w14:paraId="1AA9FC04" w14:textId="77777777" w:rsidR="005D7CA6" w:rsidRDefault="005D7CA6" w:rsidP="0004027D">
      <w:pPr>
        <w:jc w:val="both"/>
        <w:rPr>
          <w:ins w:id="2516" w:author="Emanuele Massaro" w:date="2025-10-22T16:17:00Z"/>
          <w:rFonts w:cs="Times New Roman"/>
          <w:sz w:val="20"/>
          <w:szCs w:val="20"/>
          <w:lang w:val="en-IE"/>
        </w:rPr>
      </w:pPr>
    </w:p>
    <w:p w14:paraId="0E9AC1DE" w14:textId="585A80D9" w:rsidR="005D7CA6" w:rsidRDefault="00027E2C" w:rsidP="0004027D">
      <w:pPr>
        <w:jc w:val="both"/>
        <w:rPr>
          <w:ins w:id="2517" w:author="Emanuele Massaro" w:date="2025-10-22T16:23:00Z"/>
          <w:rFonts w:cs="Times New Roman"/>
          <w:sz w:val="20"/>
          <w:szCs w:val="20"/>
          <w:lang w:val="en-IE"/>
        </w:rPr>
      </w:pPr>
      <w:ins w:id="2518" w:author="Emanuele Massaro" w:date="2025-10-22T16:21:00Z">
        <w:r>
          <w:rPr>
            <w:rFonts w:cs="Times New Roman"/>
            <w:sz w:val="20"/>
            <w:szCs w:val="20"/>
            <w:lang w:val="en-IE"/>
          </w:rPr>
          <w:t>Supporting Information</w:t>
        </w:r>
      </w:ins>
    </w:p>
    <w:p w14:paraId="325028B5" w14:textId="065F46C3" w:rsidR="00722EF9" w:rsidRDefault="00722EF9" w:rsidP="0004027D">
      <w:pPr>
        <w:jc w:val="both"/>
        <w:rPr>
          <w:ins w:id="2519" w:author="Emanuele Massaro" w:date="2025-10-22T16:23:00Z"/>
          <w:rFonts w:cs="Times New Roman"/>
          <w:sz w:val="20"/>
          <w:szCs w:val="20"/>
          <w:lang w:val="en-IE"/>
        </w:rPr>
      </w:pPr>
      <w:ins w:id="2520" w:author="Emanuele Massaro" w:date="2025-10-22T16:23:00Z">
        <w:r>
          <w:rPr>
            <w:rFonts w:cs="Times New Roman"/>
            <w:sz w:val="20"/>
            <w:szCs w:val="20"/>
            <w:lang w:val="en-IE"/>
          </w:rPr>
          <w:t>Descriptive results</w:t>
        </w:r>
      </w:ins>
    </w:p>
    <w:p w14:paraId="0C8DE39C" w14:textId="77777777" w:rsidR="00722EF9" w:rsidRDefault="00722EF9" w:rsidP="0004027D">
      <w:pPr>
        <w:jc w:val="both"/>
        <w:rPr>
          <w:ins w:id="2521" w:author="Emanuele Massaro" w:date="2025-10-22T16:17:00Z"/>
          <w:rFonts w:cs="Times New Roman"/>
          <w:sz w:val="20"/>
          <w:szCs w:val="20"/>
          <w:lang w:val="en-IE"/>
        </w:rPr>
      </w:pPr>
    </w:p>
    <w:p w14:paraId="73FC9741" w14:textId="77777777" w:rsidR="00A470F5" w:rsidRPr="00D00300" w:rsidRDefault="00A470F5" w:rsidP="00A470F5">
      <w:pPr>
        <w:tabs>
          <w:tab w:val="left" w:pos="2332"/>
        </w:tabs>
        <w:jc w:val="center"/>
        <w:rPr>
          <w:moveTo w:id="2522" w:author="Emanuele Massaro" w:date="2025-10-22T16:21:00Z"/>
          <w:rFonts w:cs="Times New Roman"/>
          <w:sz w:val="16"/>
          <w:szCs w:val="20"/>
          <w:lang w:val="en-IE"/>
        </w:rPr>
      </w:pPr>
      <w:moveToRangeStart w:id="2523" w:author="Emanuele Massaro" w:date="2025-10-22T16:21:00Z" w:name="move212042526"/>
      <w:moveTo w:id="2524" w:author="Emanuele Massaro" w:date="2025-10-22T16:21:00Z">
        <w:r w:rsidRPr="00D00300">
          <w:rPr>
            <w:rFonts w:cs="Times New Roman"/>
            <w:noProof/>
            <w:sz w:val="16"/>
            <w:szCs w:val="20"/>
            <w:lang w:val="en-IE"/>
          </w:rPr>
          <w:lastRenderedPageBreak/>
          <w:drawing>
            <wp:inline distT="0" distB="0" distL="0" distR="0" wp14:anchorId="0495C65B" wp14:editId="00E735ED">
              <wp:extent cx="5731510" cy="5371465"/>
              <wp:effectExtent l="0" t="0" r="0" b="635"/>
              <wp:docPr id="951855569" name="Picture 2"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3185" name="Picture 2" descr="A screenshot of a map&#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731510" cy="5371465"/>
                      </a:xfrm>
                      <a:prstGeom prst="rect">
                        <a:avLst/>
                      </a:prstGeom>
                    </pic:spPr>
                  </pic:pic>
                </a:graphicData>
              </a:graphic>
            </wp:inline>
          </w:drawing>
        </w:r>
      </w:moveTo>
    </w:p>
    <w:p w14:paraId="3C438017" w14:textId="40542890" w:rsidR="00A470F5" w:rsidRPr="00806D7B" w:rsidRDefault="00A470F5" w:rsidP="00A470F5">
      <w:pPr>
        <w:tabs>
          <w:tab w:val="left" w:pos="2332"/>
        </w:tabs>
        <w:spacing w:line="276" w:lineRule="auto"/>
        <w:jc w:val="both"/>
        <w:rPr>
          <w:moveTo w:id="2525" w:author="Emanuele Massaro" w:date="2025-10-22T16:21:00Z"/>
          <w:rFonts w:cs="Times New Roman"/>
          <w:szCs w:val="24"/>
          <w:lang w:val="en-IE"/>
        </w:rPr>
      </w:pPr>
      <w:moveTo w:id="2526" w:author="Emanuele Massaro" w:date="2025-10-22T16:21:00Z">
        <w:r w:rsidRPr="00806D7B">
          <w:rPr>
            <w:rFonts w:cs="Times New Roman"/>
            <w:b/>
            <w:szCs w:val="24"/>
            <w:lang w:val="en-IE"/>
          </w:rPr>
          <w:t xml:space="preserve">Figure </w:t>
        </w:r>
        <w:del w:id="2527" w:author="Emanuele Massaro" w:date="2025-10-22T16:21:00Z">
          <w:r w:rsidRPr="00806D7B" w:rsidDel="00A470F5">
            <w:rPr>
              <w:rFonts w:cs="Times New Roman"/>
              <w:b/>
              <w:szCs w:val="24"/>
              <w:lang w:val="en-IE"/>
            </w:rPr>
            <w:delText>2</w:delText>
          </w:r>
        </w:del>
      </w:moveTo>
      <w:ins w:id="2528" w:author="Emanuele Massaro" w:date="2025-10-22T16:21:00Z">
        <w:r>
          <w:rPr>
            <w:rFonts w:cs="Times New Roman"/>
            <w:b/>
            <w:szCs w:val="24"/>
            <w:lang w:val="en-IE"/>
          </w:rPr>
          <w:t>S1</w:t>
        </w:r>
      </w:ins>
      <w:moveTo w:id="2529" w:author="Emanuele Massaro" w:date="2025-10-22T16:21:00Z">
        <w:r w:rsidRPr="00806D7B">
          <w:rPr>
            <w:rFonts w:cs="Times New Roman"/>
            <w:szCs w:val="24"/>
            <w:lang w:val="en-IE"/>
          </w:rPr>
          <w:t xml:space="preserve">. </w:t>
        </w:r>
        <w:r w:rsidRPr="00806D7B">
          <w:rPr>
            <w:rFonts w:cs="Times New Roman"/>
            <w:b/>
            <w:bCs/>
            <w:szCs w:val="24"/>
            <w:lang w:val="en-IE"/>
          </w:rPr>
          <w:t>Descriptive statistics of the covariates potentially associated factors</w:t>
        </w:r>
        <w:r w:rsidRPr="00806D7B">
          <w:rPr>
            <w:rFonts w:cs="Times New Roman"/>
            <w:szCs w:val="24"/>
            <w:lang w:val="en-IE"/>
          </w:rPr>
          <w:t>. A Distribution of the different land cover variable throughout the entire area of interest (up). B spatial distribution of main land cover variable per each NUTS3 level . C) Spatial distribution of population density and D) gross-domestic product per person (GDP per capita).</w:t>
        </w:r>
      </w:moveTo>
    </w:p>
    <w:moveToRangeEnd w:id="2523"/>
    <w:p w14:paraId="4E936040" w14:textId="77777777" w:rsidR="005D7CA6" w:rsidRDefault="005D7CA6" w:rsidP="0004027D">
      <w:pPr>
        <w:jc w:val="both"/>
        <w:rPr>
          <w:ins w:id="2530" w:author="Emanuele Massaro" w:date="2025-10-22T16:17:00Z"/>
          <w:rFonts w:cs="Times New Roman"/>
          <w:sz w:val="20"/>
          <w:szCs w:val="20"/>
          <w:lang w:val="en-IE"/>
        </w:rPr>
      </w:pPr>
    </w:p>
    <w:p w14:paraId="06812500" w14:textId="77777777" w:rsidR="005D7CA6" w:rsidDel="00722EF9" w:rsidRDefault="005D7CA6" w:rsidP="005D7CA6">
      <w:pPr>
        <w:pStyle w:val="NoSpacing"/>
        <w:rPr>
          <w:del w:id="2531" w:author="Emanuele Massaro" w:date="2025-10-22T16:23:00Z"/>
          <w:moveTo w:id="2532" w:author="Emanuele Massaro" w:date="2025-10-22T16:17:00Z"/>
          <w:lang w:val="en-IE"/>
        </w:rPr>
      </w:pPr>
      <w:moveToRangeStart w:id="2533" w:author="Emanuele Massaro" w:date="2025-10-22T16:17:00Z" w:name="move212042273"/>
      <w:moveTo w:id="2534" w:author="Emanuele Massaro" w:date="2025-10-22T16:17:00Z">
        <w:r w:rsidRPr="00D00300">
          <w:rPr>
            <w:lang w:val="en-IE"/>
          </w:rPr>
          <w:t>The average forest land cover ranged between 0 and 193,958 km</w:t>
        </w:r>
        <w:r w:rsidRPr="00D00300">
          <w:rPr>
            <w:vertAlign w:val="superscript"/>
            <w:lang w:val="en-IE"/>
          </w:rPr>
          <w:t>2</w:t>
        </w:r>
        <w:r w:rsidRPr="00D00300">
          <w:rPr>
            <w:lang w:val="en-IE"/>
          </w:rPr>
          <w:t xml:space="preserve"> (median 8,234 and mean 15,072 km</w:t>
        </w:r>
        <w:r w:rsidRPr="00D00300">
          <w:rPr>
            <w:vertAlign w:val="superscript"/>
            <w:lang w:val="en-IE"/>
          </w:rPr>
          <w:t>2</w:t>
        </w:r>
        <w:r w:rsidRPr="00D00300">
          <w:rPr>
            <w:lang w:val="en-IE"/>
          </w:rPr>
          <w:t>); the provinces with the highest forest land cover were the Latvian provinces of Vidzeme and Kurzeve (193,958, and 163,216 km</w:t>
        </w:r>
        <w:r w:rsidRPr="00D00300">
          <w:rPr>
            <w:vertAlign w:val="superscript"/>
            <w:lang w:val="en-IE"/>
          </w:rPr>
          <w:t>2</w:t>
        </w:r>
        <w:r w:rsidRPr="00D00300">
          <w:rPr>
            <w:lang w:val="en-IE"/>
          </w:rPr>
          <w:t>, respectively) and the Estonian province of Lõuna-Eesti (186,643 km</w:t>
        </w:r>
        <w:r w:rsidRPr="00D00300">
          <w:rPr>
            <w:vertAlign w:val="superscript"/>
            <w:lang w:val="en-IE"/>
          </w:rPr>
          <w:t>2</w:t>
        </w:r>
        <w:r w:rsidRPr="00D00300">
          <w:rPr>
            <w:lang w:val="en-IE"/>
          </w:rPr>
          <w:t>). The average shrub land cover ranged between 0 and 35,132 km</w:t>
        </w:r>
        <w:r w:rsidRPr="00D00300">
          <w:rPr>
            <w:vertAlign w:val="superscript"/>
            <w:lang w:val="en-IE"/>
          </w:rPr>
          <w:t>2</w:t>
        </w:r>
        <w:r w:rsidRPr="00D00300">
          <w:rPr>
            <w:lang w:val="en-IE"/>
          </w:rPr>
          <w:t xml:space="preserve"> (median 9 and mean 829 km</w:t>
        </w:r>
        <w:r w:rsidRPr="00D00300">
          <w:rPr>
            <w:vertAlign w:val="superscript"/>
            <w:lang w:val="en-IE"/>
          </w:rPr>
          <w:t>2</w:t>
        </w:r>
        <w:r w:rsidRPr="00D00300">
          <w:rPr>
            <w:lang w:val="en-IE"/>
          </w:rPr>
          <w:t>); the provinces with the highest shrub land cover were the Greek provinces of Argolis, Arcadia and Laconia, Messenia (35,132 and 28,227 km</w:t>
        </w:r>
        <w:r w:rsidRPr="00D00300">
          <w:rPr>
            <w:vertAlign w:val="superscript"/>
            <w:lang w:val="en-IE"/>
          </w:rPr>
          <w:t>2</w:t>
        </w:r>
        <w:r w:rsidRPr="00D00300">
          <w:rPr>
            <w:lang w:val="en-IE"/>
          </w:rPr>
          <w:t xml:space="preserve">), and </w:t>
        </w:r>
        <w:r w:rsidRPr="00D00300">
          <w:rPr>
            <w:lang w:val="en-IE"/>
          </w:rPr>
          <w:lastRenderedPageBreak/>
          <w:t>the Spanish province of Almeria (27,578 km</w:t>
        </w:r>
        <w:r w:rsidRPr="00D00300">
          <w:rPr>
            <w:vertAlign w:val="superscript"/>
            <w:lang w:val="en-IE"/>
          </w:rPr>
          <w:t>2</w:t>
        </w:r>
        <w:r w:rsidRPr="00D00300">
          <w:rPr>
            <w:lang w:val="en-IE"/>
          </w:rPr>
          <w:t>). The average urban land cover ranged between 0 and 16,263 km</w:t>
        </w:r>
        <w:r w:rsidRPr="00D00300">
          <w:rPr>
            <w:vertAlign w:val="superscript"/>
            <w:lang w:val="en-IE"/>
          </w:rPr>
          <w:t>2</w:t>
        </w:r>
        <w:r w:rsidRPr="00D00300">
          <w:rPr>
            <w:lang w:val="en-IE"/>
          </w:rPr>
          <w:t xml:space="preserve"> (median 1,268 and mean 1,851 km</w:t>
        </w:r>
        <w:r w:rsidRPr="00D00300">
          <w:rPr>
            <w:vertAlign w:val="superscript"/>
            <w:lang w:val="en-IE"/>
          </w:rPr>
          <w:t>2</w:t>
        </w:r>
        <w:r w:rsidRPr="00D00300">
          <w:rPr>
            <w:lang w:val="en-IE"/>
          </w:rPr>
          <w:t>); the provinces with the highest urban land cover were the Swiss provinces of Valais and Graubünden (16,263 and 13,845 km</w:t>
        </w:r>
        <w:r w:rsidRPr="00D00300">
          <w:rPr>
            <w:vertAlign w:val="superscript"/>
            <w:lang w:val="en-IE"/>
          </w:rPr>
          <w:t>2</w:t>
        </w:r>
        <w:r w:rsidRPr="00D00300">
          <w:rPr>
            <w:lang w:val="en-IE"/>
          </w:rPr>
          <w:t>, respectively), and the unique province of Cyprus (13,928 km</w:t>
        </w:r>
        <w:r w:rsidRPr="00D00300">
          <w:rPr>
            <w:vertAlign w:val="superscript"/>
            <w:lang w:val="en-IE"/>
          </w:rPr>
          <w:t>2</w:t>
        </w:r>
        <w:r w:rsidRPr="00D00300">
          <w:rPr>
            <w:lang w:val="en-IE"/>
          </w:rPr>
          <w:t>). The average crop land cover ranged between 1 and 207,653 km</w:t>
        </w:r>
        <w:r w:rsidRPr="00D00300">
          <w:rPr>
            <w:vertAlign w:val="superscript"/>
            <w:lang w:val="en-IE"/>
          </w:rPr>
          <w:t>2</w:t>
        </w:r>
        <w:r w:rsidRPr="00D00300">
          <w:rPr>
            <w:lang w:val="en-IE"/>
          </w:rPr>
          <w:t xml:space="preserve"> (median 13,720 and mean 23,524 km</w:t>
        </w:r>
        <w:r w:rsidRPr="00D00300">
          <w:rPr>
            <w:vertAlign w:val="superscript"/>
            <w:lang w:val="en-IE"/>
          </w:rPr>
          <w:t>2</w:t>
        </w:r>
        <w:r w:rsidRPr="00D00300">
          <w:rPr>
            <w:lang w:val="en-IE"/>
          </w:rPr>
          <w:t>); the provinces with the highest crop land cover were the Spanish provinces of Badajoz, Ciudad Real, and Zaragoza (207,653, 172,745, and 160,346 km</w:t>
        </w:r>
        <w:r w:rsidRPr="00D00300">
          <w:rPr>
            <w:vertAlign w:val="superscript"/>
            <w:lang w:val="en-IE"/>
          </w:rPr>
          <w:t>2</w:t>
        </w:r>
        <w:r w:rsidRPr="00D00300">
          <w:rPr>
            <w:lang w:val="en-IE"/>
          </w:rPr>
          <w:t>, respectively). The average water land cover ranged between 0 and 39,255 km</w:t>
        </w:r>
        <w:r w:rsidRPr="00D00300">
          <w:rPr>
            <w:vertAlign w:val="superscript"/>
            <w:lang w:val="en-IE"/>
          </w:rPr>
          <w:t>2</w:t>
        </w:r>
        <w:r w:rsidRPr="00D00300">
          <w:rPr>
            <w:lang w:val="en-IE"/>
          </w:rPr>
          <w:t xml:space="preserve"> (median 184 and mean 574 km</w:t>
        </w:r>
        <w:r w:rsidRPr="00D00300">
          <w:rPr>
            <w:vertAlign w:val="superscript"/>
            <w:lang w:val="en-IE"/>
          </w:rPr>
          <w:t>2</w:t>
        </w:r>
        <w:r w:rsidRPr="00D00300">
          <w:rPr>
            <w:lang w:val="en-IE"/>
          </w:rPr>
          <w:t>); the provinces with the highest water land cover were the Estonian province of Lõuna-Eesti (39,255 km</w:t>
        </w:r>
        <w:r w:rsidRPr="00D00300">
          <w:rPr>
            <w:vertAlign w:val="superscript"/>
            <w:lang w:val="en-IE"/>
          </w:rPr>
          <w:t>2</w:t>
        </w:r>
        <w:r w:rsidRPr="00D00300">
          <w:rPr>
            <w:lang w:val="en-IE"/>
          </w:rPr>
          <w:t>), the Netherlandish province of Flevoland (16,827 km</w:t>
        </w:r>
        <w:r w:rsidRPr="00D00300">
          <w:rPr>
            <w:vertAlign w:val="superscript"/>
            <w:lang w:val="en-IE"/>
          </w:rPr>
          <w:t>2</w:t>
        </w:r>
        <w:r w:rsidRPr="00D00300">
          <w:rPr>
            <w:lang w:val="en-IE"/>
          </w:rPr>
          <w:t>), and the Romanian province of Tulcea (15,855 km</w:t>
        </w:r>
        <w:r w:rsidRPr="00D00300">
          <w:rPr>
            <w:vertAlign w:val="superscript"/>
            <w:lang w:val="en-IE"/>
          </w:rPr>
          <w:t>2</w:t>
        </w:r>
        <w:r w:rsidRPr="00D00300">
          <w:rPr>
            <w:lang w:val="en-IE"/>
          </w:rPr>
          <w:t xml:space="preserve">). </w:t>
        </w:r>
      </w:moveTo>
    </w:p>
    <w:moveToRangeEnd w:id="2533"/>
    <w:p w14:paraId="327F245C" w14:textId="77777777" w:rsidR="005D7CA6" w:rsidRDefault="005D7CA6">
      <w:pPr>
        <w:pStyle w:val="NoSpacing"/>
        <w:rPr>
          <w:ins w:id="2535" w:author="Emanuele Massaro" w:date="2025-10-22T16:17:00Z"/>
          <w:lang w:val="en-IE"/>
        </w:rPr>
        <w:pPrChange w:id="2536" w:author="Emanuele Massaro" w:date="2025-10-22T16:23:00Z">
          <w:pPr>
            <w:jc w:val="both"/>
          </w:pPr>
        </w:pPrChange>
      </w:pPr>
    </w:p>
    <w:p w14:paraId="37E902CA" w14:textId="77777777" w:rsidR="00722EF9" w:rsidRDefault="00722EF9" w:rsidP="00722EF9">
      <w:pPr>
        <w:pStyle w:val="NoSpacing"/>
        <w:rPr>
          <w:ins w:id="2537" w:author="Emanuele Massaro" w:date="2025-10-22T16:23:00Z"/>
          <w:lang w:val="en-IE"/>
        </w:rPr>
      </w:pPr>
      <w:ins w:id="2538" w:author="Emanuele Massaro" w:date="2025-10-22T16:23:00Z">
        <w:r w:rsidRPr="00D00300">
          <w:rPr>
            <w:lang w:val="en-IE"/>
          </w:rPr>
          <w:t>The average GDP per capita ranged between 2,567 Euro/person and 163,117 Euro/person (median 25,500 and mean 26,441 Euro/person); the provinces with the highest gross-domestic product were the Swiss provinces of Basel and Zug (163,117 and</w:t>
        </w:r>
        <w:r w:rsidRPr="00D00300">
          <w:t xml:space="preserve"> </w:t>
        </w:r>
        <w:r w:rsidRPr="00D00300">
          <w:rPr>
            <w:lang w:val="en-IE"/>
          </w:rPr>
          <w:t>138,250 Euro/person, respectively), and the German province of Wolfsburg (162,300 Euro/person) (</w:t>
        </w:r>
        <w:del w:id="2539" w:author="Emanuele Massaro" w:date="2025-10-22T16:22:00Z">
          <w:r w:rsidRPr="00D00300" w:rsidDel="00A470F5">
            <w:rPr>
              <w:lang w:val="en-IE"/>
            </w:rPr>
            <w:delText xml:space="preserve">Figure 2, </w:delText>
          </w:r>
        </w:del>
        <w:r w:rsidRPr="00D00300">
          <w:rPr>
            <w:lang w:val="en-IE"/>
          </w:rPr>
          <w:t xml:space="preserve">Supplementary material – Figure </w:t>
        </w:r>
        <w:r>
          <w:rPr>
            <w:lang w:val="en-IE"/>
          </w:rPr>
          <w:t xml:space="preserve">S1 and </w:t>
        </w:r>
        <w:r w:rsidRPr="00D00300">
          <w:rPr>
            <w:lang w:val="en-IE"/>
          </w:rPr>
          <w:t xml:space="preserve">Table S1). </w:t>
        </w:r>
      </w:ins>
    </w:p>
    <w:p w14:paraId="3ED3674C" w14:textId="77777777" w:rsidR="005D7CA6" w:rsidRDefault="005D7CA6" w:rsidP="0004027D">
      <w:pPr>
        <w:jc w:val="both"/>
        <w:rPr>
          <w:rFonts w:cs="Times New Roman"/>
          <w:sz w:val="20"/>
          <w:szCs w:val="20"/>
          <w:lang w:val="en-IE"/>
        </w:rPr>
      </w:pPr>
    </w:p>
    <w:sectPr w:rsidR="005D7CA6" w:rsidSect="00713F95">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82AA8" w14:textId="77777777" w:rsidR="004C0EC6" w:rsidRDefault="004C0EC6" w:rsidP="00D73814">
      <w:pPr>
        <w:spacing w:after="0" w:line="240" w:lineRule="auto"/>
      </w:pPr>
      <w:r>
        <w:separator/>
      </w:r>
    </w:p>
  </w:endnote>
  <w:endnote w:type="continuationSeparator" w:id="0">
    <w:p w14:paraId="2DD01AF2" w14:textId="77777777" w:rsidR="004C0EC6" w:rsidRDefault="004C0EC6" w:rsidP="00D73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BC60E" w14:textId="77777777" w:rsidR="00991C10" w:rsidRDefault="00991C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EC432" w14:textId="77777777" w:rsidR="00991C10" w:rsidRDefault="00991C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D1CA8" w14:textId="77777777" w:rsidR="00991C10" w:rsidRDefault="00991C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07F75" w14:textId="77777777" w:rsidR="004C0EC6" w:rsidRDefault="004C0EC6" w:rsidP="00D73814">
      <w:pPr>
        <w:spacing w:after="0" w:line="240" w:lineRule="auto"/>
      </w:pPr>
      <w:r>
        <w:separator/>
      </w:r>
    </w:p>
  </w:footnote>
  <w:footnote w:type="continuationSeparator" w:id="0">
    <w:p w14:paraId="640F070E" w14:textId="77777777" w:rsidR="004C0EC6" w:rsidRDefault="004C0EC6" w:rsidP="00D73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A82D3" w14:textId="77777777" w:rsidR="00991C10" w:rsidRDefault="00991C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7B485" w14:textId="77777777" w:rsidR="00991C10" w:rsidRDefault="00991C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A4F95" w14:textId="77777777" w:rsidR="00991C10" w:rsidRDefault="00991C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53E57"/>
    <w:multiLevelType w:val="hybridMultilevel"/>
    <w:tmpl w:val="952A0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B57F27"/>
    <w:multiLevelType w:val="hybridMultilevel"/>
    <w:tmpl w:val="95E28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B0E97"/>
    <w:multiLevelType w:val="multilevel"/>
    <w:tmpl w:val="D4B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802ED"/>
    <w:multiLevelType w:val="hybridMultilevel"/>
    <w:tmpl w:val="A624218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FF0AC1"/>
    <w:multiLevelType w:val="hybridMultilevel"/>
    <w:tmpl w:val="A4B414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00414E"/>
    <w:multiLevelType w:val="hybridMultilevel"/>
    <w:tmpl w:val="187008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B23EA0"/>
    <w:multiLevelType w:val="hybridMultilevel"/>
    <w:tmpl w:val="715A2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F5521"/>
    <w:multiLevelType w:val="multilevel"/>
    <w:tmpl w:val="53CC3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807764"/>
    <w:multiLevelType w:val="multilevel"/>
    <w:tmpl w:val="198C4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CC7597"/>
    <w:multiLevelType w:val="hybridMultilevel"/>
    <w:tmpl w:val="DC9838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CB148E"/>
    <w:multiLevelType w:val="multilevel"/>
    <w:tmpl w:val="79BC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FE0146"/>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C66B52"/>
    <w:multiLevelType w:val="hybridMultilevel"/>
    <w:tmpl w:val="95AECF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C3C0B13"/>
    <w:multiLevelType w:val="hybridMultilevel"/>
    <w:tmpl w:val="067407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F2D5991"/>
    <w:multiLevelType w:val="hybridMultilevel"/>
    <w:tmpl w:val="11A8DA1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31B2084"/>
    <w:multiLevelType w:val="hybridMultilevel"/>
    <w:tmpl w:val="375AC4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3F5C26"/>
    <w:multiLevelType w:val="multilevel"/>
    <w:tmpl w:val="CAB2B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727116"/>
    <w:multiLevelType w:val="multilevel"/>
    <w:tmpl w:val="48E8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0"/>
  </w:num>
  <w:num w:numId="4">
    <w:abstractNumId w:val="9"/>
  </w:num>
  <w:num w:numId="5">
    <w:abstractNumId w:val="4"/>
  </w:num>
  <w:num w:numId="6">
    <w:abstractNumId w:val="5"/>
  </w:num>
  <w:num w:numId="7">
    <w:abstractNumId w:val="12"/>
  </w:num>
  <w:num w:numId="8">
    <w:abstractNumId w:val="3"/>
  </w:num>
  <w:num w:numId="9">
    <w:abstractNumId w:val="14"/>
  </w:num>
  <w:num w:numId="10">
    <w:abstractNumId w:val="7"/>
  </w:num>
  <w:num w:numId="11">
    <w:abstractNumId w:val="15"/>
  </w:num>
  <w:num w:numId="12">
    <w:abstractNumId w:val="16"/>
  </w:num>
  <w:num w:numId="13">
    <w:abstractNumId w:val="1"/>
  </w:num>
  <w:num w:numId="14">
    <w:abstractNumId w:val="6"/>
  </w:num>
  <w:num w:numId="15">
    <w:abstractNumId w:val="2"/>
  </w:num>
  <w:num w:numId="16">
    <w:abstractNumId w:val="10"/>
  </w:num>
  <w:num w:numId="17">
    <w:abstractNumId w:val="17"/>
  </w:num>
  <w:num w:numId="1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manuele Massaro">
    <w15:presenceInfo w15:providerId="AD" w15:userId="S::Emanuele.Massaro@eea.europa.eu::077b8a10-4664-4e8d-a370-9c75905b0b87"/>
  </w15:person>
  <w15:person w15:author="Nicola RICCETTI">
    <w15:presenceInfo w15:providerId="AD" w15:userId="S::Nicola.Riccetti@euda.europa.eu::2a349e12-5821-4406-a414-39506bbe8650"/>
  </w15:person>
  <w15:person w15:author="Emanuele Massaro [2]">
    <w15:presenceInfo w15:providerId="AD" w15:userId="S-1-5-21-2798432304-1307623083-808095102-122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6" w:nlCheck="1" w:checkStyle="0"/>
  <w:activeWritingStyle w:appName="MSWord" w:lang="en-IE" w:vendorID="64" w:dllVersion="6" w:nlCheck="1" w:checkStyle="1"/>
  <w:activeWritingStyle w:appName="MSWord" w:lang="it-IT" w:vendorID="64" w:dllVersion="6" w:nlCheck="1" w:checkStyle="0"/>
  <w:activeWritingStyle w:appName="MSWord" w:lang="en-GB" w:vendorID="64" w:dllVersion="6" w:nlCheck="1" w:checkStyle="1"/>
  <w:activeWritingStyle w:appName="MSWord" w:lang="es-ES" w:vendorID="64" w:dllVersion="6" w:nlCheck="1" w:checkStyle="0"/>
  <w:activeWritingStyle w:appName="MSWord" w:lang="en-GB" w:vendorID="64" w:dllVersion="4096" w:nlCheck="1" w:checkStyle="0"/>
  <w:activeWritingStyle w:appName="MSWord" w:lang="fr-FR" w:vendorID="64" w:dllVersion="4096" w:nlCheck="1" w:checkStyle="0"/>
  <w:activeWritingStyle w:appName="MSWord" w:lang="es-ES" w:vendorID="64" w:dllVersion="4096" w:nlCheck="1" w:checkStyle="0"/>
  <w:activeWritingStyle w:appName="MSWord" w:lang="en-IE" w:vendorID="64" w:dllVersion="0" w:nlCheck="1" w:checkStyle="0"/>
  <w:activeWritingStyle w:appName="MSWord" w:lang="fr-FR" w:vendorID="64" w:dllVersion="0" w:nlCheck="1" w:checkStyle="0"/>
  <w:activeWritingStyle w:appName="MSWord" w:lang="en-GB" w:vendorID="64" w:dllVersion="0" w:nlCheck="1" w:checkStyle="0"/>
  <w:activeWritingStyle w:appName="MSWord" w:lang="es-ES" w:vendorID="64" w:dllVersion="0" w:nlCheck="1" w:checkStyle="0"/>
  <w:activeWritingStyle w:appName="MSWord" w:lang="it-IT" w:vendorID="64" w:dllVersion="0" w:nlCheck="1" w:checkStyle="0"/>
  <w:activeWritingStyle w:appName="MSWord" w:lang="en-US" w:vendorID="64" w:dllVersion="0" w:nlCheck="1" w:checkStyle="0"/>
  <w:activeWritingStyle w:appName="MSWord" w:lang="en-IE" w:vendorID="64" w:dllVersion="4096" w:nlCheck="1" w:checkStyle="0"/>
  <w:activeWritingStyle w:appName="MSWord" w:lang="it-IT" w:vendorID="64" w:dllVersion="4096" w:nlCheck="1" w:checkStyle="0"/>
  <w:activeWritingStyle w:appName="MSWord" w:lang="nl-NL" w:vendorID="64" w:dllVersion="4096" w:nlCheck="1" w:checkStyle="0"/>
  <w:activeWritingStyle w:appName="MSWord" w:lang="en-US" w:vendorID="64" w:dllVersion="4096" w:nlCheck="1" w:checkStyle="0"/>
  <w:activeWritingStyle w:appName="MSWord" w:lang="pl-PL" w:vendorID="64" w:dllVersion="0" w:nlCheck="1" w:checkStyle="0"/>
  <w:activeWritingStyle w:appName="MSWord" w:lang="nl-NL" w:vendorID="64" w:dllVersion="0" w:nlCheck="1" w:checkStyle="0"/>
  <w:activeWritingStyle w:appName="MSWord" w:lang="da-DK" w:vendorID="64" w:dllVersion="4096" w:nlCheck="1" w:checkStyle="0"/>
  <w:activeWritingStyle w:appName="MSWord" w:lang="pt-PT" w:vendorID="64" w:dllVersion="0" w:nlCheck="1" w:checkStyle="0"/>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3CFB"/>
    <w:rsid w:val="00000986"/>
    <w:rsid w:val="00003CAC"/>
    <w:rsid w:val="00003F73"/>
    <w:rsid w:val="00004CD6"/>
    <w:rsid w:val="00005913"/>
    <w:rsid w:val="0000594E"/>
    <w:rsid w:val="00006ACD"/>
    <w:rsid w:val="000110F1"/>
    <w:rsid w:val="00012272"/>
    <w:rsid w:val="000131DA"/>
    <w:rsid w:val="000158F0"/>
    <w:rsid w:val="000167C9"/>
    <w:rsid w:val="000177D0"/>
    <w:rsid w:val="000202D6"/>
    <w:rsid w:val="000219D0"/>
    <w:rsid w:val="00025468"/>
    <w:rsid w:val="0002670D"/>
    <w:rsid w:val="00027E2C"/>
    <w:rsid w:val="00030537"/>
    <w:rsid w:val="000323F9"/>
    <w:rsid w:val="00033F58"/>
    <w:rsid w:val="00034959"/>
    <w:rsid w:val="00034AAC"/>
    <w:rsid w:val="000355D4"/>
    <w:rsid w:val="00037F06"/>
    <w:rsid w:val="0004027D"/>
    <w:rsid w:val="000416EB"/>
    <w:rsid w:val="00041B51"/>
    <w:rsid w:val="00042084"/>
    <w:rsid w:val="0004211F"/>
    <w:rsid w:val="00042396"/>
    <w:rsid w:val="000430A3"/>
    <w:rsid w:val="00043C38"/>
    <w:rsid w:val="00050001"/>
    <w:rsid w:val="000552B8"/>
    <w:rsid w:val="00055758"/>
    <w:rsid w:val="0006198F"/>
    <w:rsid w:val="000640DD"/>
    <w:rsid w:val="00064122"/>
    <w:rsid w:val="0006426D"/>
    <w:rsid w:val="00067747"/>
    <w:rsid w:val="00071D18"/>
    <w:rsid w:val="00073253"/>
    <w:rsid w:val="000732E6"/>
    <w:rsid w:val="00076839"/>
    <w:rsid w:val="0007692C"/>
    <w:rsid w:val="00077F7F"/>
    <w:rsid w:val="00080065"/>
    <w:rsid w:val="00080ADF"/>
    <w:rsid w:val="0008137B"/>
    <w:rsid w:val="00082B67"/>
    <w:rsid w:val="0009014D"/>
    <w:rsid w:val="000926E8"/>
    <w:rsid w:val="00092D4B"/>
    <w:rsid w:val="000A04E9"/>
    <w:rsid w:val="000A0EAE"/>
    <w:rsid w:val="000A3FE0"/>
    <w:rsid w:val="000A4FB4"/>
    <w:rsid w:val="000A544D"/>
    <w:rsid w:val="000A548B"/>
    <w:rsid w:val="000A5D17"/>
    <w:rsid w:val="000A7C16"/>
    <w:rsid w:val="000B2452"/>
    <w:rsid w:val="000B2B35"/>
    <w:rsid w:val="000B3D73"/>
    <w:rsid w:val="000B664D"/>
    <w:rsid w:val="000B7F83"/>
    <w:rsid w:val="000C006F"/>
    <w:rsid w:val="000C033E"/>
    <w:rsid w:val="000C1435"/>
    <w:rsid w:val="000C524D"/>
    <w:rsid w:val="000C54EB"/>
    <w:rsid w:val="000C5AB2"/>
    <w:rsid w:val="000E0817"/>
    <w:rsid w:val="000E13EA"/>
    <w:rsid w:val="000E5E66"/>
    <w:rsid w:val="000E5FBD"/>
    <w:rsid w:val="000F02D5"/>
    <w:rsid w:val="000F31EA"/>
    <w:rsid w:val="000F3C18"/>
    <w:rsid w:val="000F4634"/>
    <w:rsid w:val="000F76A4"/>
    <w:rsid w:val="001105C0"/>
    <w:rsid w:val="0011166C"/>
    <w:rsid w:val="00111DFD"/>
    <w:rsid w:val="00113E9B"/>
    <w:rsid w:val="00115EA4"/>
    <w:rsid w:val="00120057"/>
    <w:rsid w:val="001219C4"/>
    <w:rsid w:val="00122E62"/>
    <w:rsid w:val="001234AE"/>
    <w:rsid w:val="0012374C"/>
    <w:rsid w:val="00125334"/>
    <w:rsid w:val="0012605C"/>
    <w:rsid w:val="00130552"/>
    <w:rsid w:val="00131023"/>
    <w:rsid w:val="001319B5"/>
    <w:rsid w:val="00134698"/>
    <w:rsid w:val="00140274"/>
    <w:rsid w:val="001420C2"/>
    <w:rsid w:val="00142DC2"/>
    <w:rsid w:val="001443E3"/>
    <w:rsid w:val="0014449F"/>
    <w:rsid w:val="00145BCA"/>
    <w:rsid w:val="001468AA"/>
    <w:rsid w:val="00147CA5"/>
    <w:rsid w:val="00150322"/>
    <w:rsid w:val="00152BE0"/>
    <w:rsid w:val="001538F5"/>
    <w:rsid w:val="00155644"/>
    <w:rsid w:val="00155702"/>
    <w:rsid w:val="00160405"/>
    <w:rsid w:val="0016063B"/>
    <w:rsid w:val="001618BF"/>
    <w:rsid w:val="00165444"/>
    <w:rsid w:val="0016604F"/>
    <w:rsid w:val="001665A1"/>
    <w:rsid w:val="00166B34"/>
    <w:rsid w:val="001702F8"/>
    <w:rsid w:val="00173847"/>
    <w:rsid w:val="00173D2F"/>
    <w:rsid w:val="00174B7E"/>
    <w:rsid w:val="00177AE7"/>
    <w:rsid w:val="00181289"/>
    <w:rsid w:val="00182359"/>
    <w:rsid w:val="00184B5C"/>
    <w:rsid w:val="001857A0"/>
    <w:rsid w:val="00185F05"/>
    <w:rsid w:val="001864F1"/>
    <w:rsid w:val="00187EDB"/>
    <w:rsid w:val="00190125"/>
    <w:rsid w:val="0019163A"/>
    <w:rsid w:val="00192142"/>
    <w:rsid w:val="00193751"/>
    <w:rsid w:val="00193ACF"/>
    <w:rsid w:val="001A12F8"/>
    <w:rsid w:val="001A1BA0"/>
    <w:rsid w:val="001A1D1A"/>
    <w:rsid w:val="001A48A6"/>
    <w:rsid w:val="001A6156"/>
    <w:rsid w:val="001A6A11"/>
    <w:rsid w:val="001A740B"/>
    <w:rsid w:val="001B1025"/>
    <w:rsid w:val="001B22CB"/>
    <w:rsid w:val="001B39A2"/>
    <w:rsid w:val="001B39D1"/>
    <w:rsid w:val="001B4291"/>
    <w:rsid w:val="001B6A68"/>
    <w:rsid w:val="001C0CFD"/>
    <w:rsid w:val="001C1A37"/>
    <w:rsid w:val="001C41C5"/>
    <w:rsid w:val="001C4299"/>
    <w:rsid w:val="001C5F5F"/>
    <w:rsid w:val="001D3FAD"/>
    <w:rsid w:val="001D59F9"/>
    <w:rsid w:val="001D708D"/>
    <w:rsid w:val="001D71C1"/>
    <w:rsid w:val="001D7BC4"/>
    <w:rsid w:val="001E00AA"/>
    <w:rsid w:val="001E0136"/>
    <w:rsid w:val="001E149D"/>
    <w:rsid w:val="001E4274"/>
    <w:rsid w:val="001E5F80"/>
    <w:rsid w:val="001E66F8"/>
    <w:rsid w:val="001E7D82"/>
    <w:rsid w:val="001F0511"/>
    <w:rsid w:val="001F0CCA"/>
    <w:rsid w:val="001F1625"/>
    <w:rsid w:val="001F180D"/>
    <w:rsid w:val="001F2EAA"/>
    <w:rsid w:val="002014E0"/>
    <w:rsid w:val="00201A1E"/>
    <w:rsid w:val="002029C6"/>
    <w:rsid w:val="00206620"/>
    <w:rsid w:val="00210409"/>
    <w:rsid w:val="0021229B"/>
    <w:rsid w:val="00216255"/>
    <w:rsid w:val="002174BA"/>
    <w:rsid w:val="00217C29"/>
    <w:rsid w:val="00220240"/>
    <w:rsid w:val="00221CAF"/>
    <w:rsid w:val="002226B0"/>
    <w:rsid w:val="00226313"/>
    <w:rsid w:val="00227D58"/>
    <w:rsid w:val="0023141A"/>
    <w:rsid w:val="00232455"/>
    <w:rsid w:val="00232DBE"/>
    <w:rsid w:val="00235898"/>
    <w:rsid w:val="0023678B"/>
    <w:rsid w:val="0023732D"/>
    <w:rsid w:val="00241F3C"/>
    <w:rsid w:val="0024483F"/>
    <w:rsid w:val="00246AAC"/>
    <w:rsid w:val="0024726E"/>
    <w:rsid w:val="0024779E"/>
    <w:rsid w:val="00250644"/>
    <w:rsid w:val="00251A09"/>
    <w:rsid w:val="00257C05"/>
    <w:rsid w:val="0026099A"/>
    <w:rsid w:val="00263CF7"/>
    <w:rsid w:val="002655E5"/>
    <w:rsid w:val="002671B2"/>
    <w:rsid w:val="00267BFA"/>
    <w:rsid w:val="00270284"/>
    <w:rsid w:val="00270A9C"/>
    <w:rsid w:val="00272580"/>
    <w:rsid w:val="00272910"/>
    <w:rsid w:val="002733A1"/>
    <w:rsid w:val="002743FB"/>
    <w:rsid w:val="00276D3F"/>
    <w:rsid w:val="00280B11"/>
    <w:rsid w:val="00281A1D"/>
    <w:rsid w:val="00282AFA"/>
    <w:rsid w:val="00282D67"/>
    <w:rsid w:val="00282FB5"/>
    <w:rsid w:val="0028364F"/>
    <w:rsid w:val="00284A7E"/>
    <w:rsid w:val="00284F16"/>
    <w:rsid w:val="00287C85"/>
    <w:rsid w:val="00292DDD"/>
    <w:rsid w:val="002936F1"/>
    <w:rsid w:val="002941E8"/>
    <w:rsid w:val="00294759"/>
    <w:rsid w:val="00296D90"/>
    <w:rsid w:val="002A0321"/>
    <w:rsid w:val="002A2015"/>
    <w:rsid w:val="002A20D2"/>
    <w:rsid w:val="002A3859"/>
    <w:rsid w:val="002A52C7"/>
    <w:rsid w:val="002B0FA6"/>
    <w:rsid w:val="002B1C0D"/>
    <w:rsid w:val="002B2CFE"/>
    <w:rsid w:val="002B4A60"/>
    <w:rsid w:val="002B59FB"/>
    <w:rsid w:val="002C00BA"/>
    <w:rsid w:val="002C1E45"/>
    <w:rsid w:val="002C5A1F"/>
    <w:rsid w:val="002D139E"/>
    <w:rsid w:val="002D2998"/>
    <w:rsid w:val="002D45E4"/>
    <w:rsid w:val="002D4786"/>
    <w:rsid w:val="002D597D"/>
    <w:rsid w:val="002E48D7"/>
    <w:rsid w:val="002E4DF4"/>
    <w:rsid w:val="002E5871"/>
    <w:rsid w:val="002E6B84"/>
    <w:rsid w:val="002E74C1"/>
    <w:rsid w:val="002F04C2"/>
    <w:rsid w:val="002F0882"/>
    <w:rsid w:val="002F0A73"/>
    <w:rsid w:val="002F2F5E"/>
    <w:rsid w:val="002F481D"/>
    <w:rsid w:val="0030607A"/>
    <w:rsid w:val="003069EC"/>
    <w:rsid w:val="0031193F"/>
    <w:rsid w:val="00313819"/>
    <w:rsid w:val="0031416E"/>
    <w:rsid w:val="00315CCC"/>
    <w:rsid w:val="00317EDD"/>
    <w:rsid w:val="00320269"/>
    <w:rsid w:val="0032224A"/>
    <w:rsid w:val="00323799"/>
    <w:rsid w:val="0032729D"/>
    <w:rsid w:val="00330B09"/>
    <w:rsid w:val="003414D9"/>
    <w:rsid w:val="00341F51"/>
    <w:rsid w:val="0034313A"/>
    <w:rsid w:val="0034567E"/>
    <w:rsid w:val="003475DE"/>
    <w:rsid w:val="00347FF2"/>
    <w:rsid w:val="00352EA8"/>
    <w:rsid w:val="003554DD"/>
    <w:rsid w:val="00357C12"/>
    <w:rsid w:val="00362628"/>
    <w:rsid w:val="00364564"/>
    <w:rsid w:val="00364C8E"/>
    <w:rsid w:val="00364F9E"/>
    <w:rsid w:val="0036577D"/>
    <w:rsid w:val="00367180"/>
    <w:rsid w:val="003731A2"/>
    <w:rsid w:val="003750C8"/>
    <w:rsid w:val="00376B4B"/>
    <w:rsid w:val="003770CB"/>
    <w:rsid w:val="00377285"/>
    <w:rsid w:val="00377337"/>
    <w:rsid w:val="00381A87"/>
    <w:rsid w:val="00382296"/>
    <w:rsid w:val="00391025"/>
    <w:rsid w:val="003929C3"/>
    <w:rsid w:val="00393992"/>
    <w:rsid w:val="00396AB1"/>
    <w:rsid w:val="003A2BA5"/>
    <w:rsid w:val="003A6CD7"/>
    <w:rsid w:val="003A71BA"/>
    <w:rsid w:val="003B2423"/>
    <w:rsid w:val="003B389B"/>
    <w:rsid w:val="003B4227"/>
    <w:rsid w:val="003B4C8F"/>
    <w:rsid w:val="003B5362"/>
    <w:rsid w:val="003B5663"/>
    <w:rsid w:val="003C028B"/>
    <w:rsid w:val="003C0582"/>
    <w:rsid w:val="003C0F6A"/>
    <w:rsid w:val="003C1222"/>
    <w:rsid w:val="003C16CD"/>
    <w:rsid w:val="003C1E18"/>
    <w:rsid w:val="003C228B"/>
    <w:rsid w:val="003C25BB"/>
    <w:rsid w:val="003C7DD8"/>
    <w:rsid w:val="003D15E6"/>
    <w:rsid w:val="003D20BB"/>
    <w:rsid w:val="003D2475"/>
    <w:rsid w:val="003D2A99"/>
    <w:rsid w:val="003D3798"/>
    <w:rsid w:val="003D47B9"/>
    <w:rsid w:val="003E0901"/>
    <w:rsid w:val="003E4020"/>
    <w:rsid w:val="003E5C60"/>
    <w:rsid w:val="003E6242"/>
    <w:rsid w:val="003E6BB5"/>
    <w:rsid w:val="003E6D4D"/>
    <w:rsid w:val="003F1913"/>
    <w:rsid w:val="003F49C0"/>
    <w:rsid w:val="003F567F"/>
    <w:rsid w:val="003F70AD"/>
    <w:rsid w:val="003F767D"/>
    <w:rsid w:val="003F7E54"/>
    <w:rsid w:val="0040321C"/>
    <w:rsid w:val="00403E70"/>
    <w:rsid w:val="004041DC"/>
    <w:rsid w:val="004055A1"/>
    <w:rsid w:val="0040602D"/>
    <w:rsid w:val="00407665"/>
    <w:rsid w:val="0041343B"/>
    <w:rsid w:val="00414FAF"/>
    <w:rsid w:val="00416E0D"/>
    <w:rsid w:val="0042238F"/>
    <w:rsid w:val="00423210"/>
    <w:rsid w:val="00423C4D"/>
    <w:rsid w:val="004268B2"/>
    <w:rsid w:val="004304CC"/>
    <w:rsid w:val="00432153"/>
    <w:rsid w:val="00432527"/>
    <w:rsid w:val="00432540"/>
    <w:rsid w:val="0043261C"/>
    <w:rsid w:val="004327D2"/>
    <w:rsid w:val="004329D0"/>
    <w:rsid w:val="00432D02"/>
    <w:rsid w:val="0044147F"/>
    <w:rsid w:val="00441975"/>
    <w:rsid w:val="0044345C"/>
    <w:rsid w:val="00444631"/>
    <w:rsid w:val="004469BD"/>
    <w:rsid w:val="00450D1E"/>
    <w:rsid w:val="00451C96"/>
    <w:rsid w:val="00452EDC"/>
    <w:rsid w:val="004534FD"/>
    <w:rsid w:val="00454433"/>
    <w:rsid w:val="00454A96"/>
    <w:rsid w:val="00454B25"/>
    <w:rsid w:val="00456929"/>
    <w:rsid w:val="0046126B"/>
    <w:rsid w:val="004612D1"/>
    <w:rsid w:val="004618CE"/>
    <w:rsid w:val="004635D6"/>
    <w:rsid w:val="00466731"/>
    <w:rsid w:val="0046753A"/>
    <w:rsid w:val="004676E5"/>
    <w:rsid w:val="00471117"/>
    <w:rsid w:val="00471869"/>
    <w:rsid w:val="00473616"/>
    <w:rsid w:val="004739F7"/>
    <w:rsid w:val="00473D7B"/>
    <w:rsid w:val="00476A91"/>
    <w:rsid w:val="004770B8"/>
    <w:rsid w:val="00480150"/>
    <w:rsid w:val="00482DF0"/>
    <w:rsid w:val="004865C0"/>
    <w:rsid w:val="004868E2"/>
    <w:rsid w:val="00486C01"/>
    <w:rsid w:val="004901BB"/>
    <w:rsid w:val="004950C3"/>
    <w:rsid w:val="00496C14"/>
    <w:rsid w:val="004A3B1E"/>
    <w:rsid w:val="004A71E9"/>
    <w:rsid w:val="004A797D"/>
    <w:rsid w:val="004B165F"/>
    <w:rsid w:val="004B1CFD"/>
    <w:rsid w:val="004B2018"/>
    <w:rsid w:val="004B2B91"/>
    <w:rsid w:val="004B307F"/>
    <w:rsid w:val="004B44A9"/>
    <w:rsid w:val="004B61FB"/>
    <w:rsid w:val="004C0A45"/>
    <w:rsid w:val="004C0D92"/>
    <w:rsid w:val="004C0EC6"/>
    <w:rsid w:val="004C3246"/>
    <w:rsid w:val="004C3424"/>
    <w:rsid w:val="004C36D4"/>
    <w:rsid w:val="004C4527"/>
    <w:rsid w:val="004D014D"/>
    <w:rsid w:val="004D0A93"/>
    <w:rsid w:val="004D2FEA"/>
    <w:rsid w:val="004D32BA"/>
    <w:rsid w:val="004D5E1A"/>
    <w:rsid w:val="004E13A6"/>
    <w:rsid w:val="004E30B5"/>
    <w:rsid w:val="004E6B41"/>
    <w:rsid w:val="004E77D3"/>
    <w:rsid w:val="004F33FB"/>
    <w:rsid w:val="004F4CAE"/>
    <w:rsid w:val="004F7144"/>
    <w:rsid w:val="004F76D6"/>
    <w:rsid w:val="00504546"/>
    <w:rsid w:val="00506874"/>
    <w:rsid w:val="00510811"/>
    <w:rsid w:val="00510D83"/>
    <w:rsid w:val="00511B0C"/>
    <w:rsid w:val="00511FD4"/>
    <w:rsid w:val="00513C67"/>
    <w:rsid w:val="00513DA3"/>
    <w:rsid w:val="00520646"/>
    <w:rsid w:val="00520EF9"/>
    <w:rsid w:val="00520FA0"/>
    <w:rsid w:val="005215DC"/>
    <w:rsid w:val="00521615"/>
    <w:rsid w:val="00524B87"/>
    <w:rsid w:val="005257B5"/>
    <w:rsid w:val="0052624E"/>
    <w:rsid w:val="00526C97"/>
    <w:rsid w:val="0052713A"/>
    <w:rsid w:val="00527826"/>
    <w:rsid w:val="005314C8"/>
    <w:rsid w:val="00534AF2"/>
    <w:rsid w:val="00537F90"/>
    <w:rsid w:val="00537F97"/>
    <w:rsid w:val="0054119D"/>
    <w:rsid w:val="00541A3D"/>
    <w:rsid w:val="00543EE0"/>
    <w:rsid w:val="00545D68"/>
    <w:rsid w:val="00547CF5"/>
    <w:rsid w:val="00547CFF"/>
    <w:rsid w:val="00550074"/>
    <w:rsid w:val="00553490"/>
    <w:rsid w:val="0055467A"/>
    <w:rsid w:val="005559BC"/>
    <w:rsid w:val="005609A2"/>
    <w:rsid w:val="0056193F"/>
    <w:rsid w:val="00561948"/>
    <w:rsid w:val="00563F95"/>
    <w:rsid w:val="00567E1D"/>
    <w:rsid w:val="00571828"/>
    <w:rsid w:val="00575C89"/>
    <w:rsid w:val="005762E1"/>
    <w:rsid w:val="0058383F"/>
    <w:rsid w:val="00583C31"/>
    <w:rsid w:val="005846B5"/>
    <w:rsid w:val="0058749B"/>
    <w:rsid w:val="00590BC5"/>
    <w:rsid w:val="00591274"/>
    <w:rsid w:val="005938A8"/>
    <w:rsid w:val="00594A37"/>
    <w:rsid w:val="00594BBD"/>
    <w:rsid w:val="00597CB4"/>
    <w:rsid w:val="005A0255"/>
    <w:rsid w:val="005B1EF3"/>
    <w:rsid w:val="005B5BD1"/>
    <w:rsid w:val="005C15E5"/>
    <w:rsid w:val="005C423E"/>
    <w:rsid w:val="005D1102"/>
    <w:rsid w:val="005D1204"/>
    <w:rsid w:val="005D33AB"/>
    <w:rsid w:val="005D5964"/>
    <w:rsid w:val="005D6CE9"/>
    <w:rsid w:val="005D7CA6"/>
    <w:rsid w:val="005D7D6B"/>
    <w:rsid w:val="005E3C85"/>
    <w:rsid w:val="005E58A1"/>
    <w:rsid w:val="005E7036"/>
    <w:rsid w:val="005F1288"/>
    <w:rsid w:val="005F15B8"/>
    <w:rsid w:val="005F19A8"/>
    <w:rsid w:val="005F3D65"/>
    <w:rsid w:val="005F3FDF"/>
    <w:rsid w:val="005F6651"/>
    <w:rsid w:val="005F6CFA"/>
    <w:rsid w:val="00600A01"/>
    <w:rsid w:val="00600A55"/>
    <w:rsid w:val="00602733"/>
    <w:rsid w:val="00602975"/>
    <w:rsid w:val="006034C4"/>
    <w:rsid w:val="00603DB0"/>
    <w:rsid w:val="00604E9F"/>
    <w:rsid w:val="006149FD"/>
    <w:rsid w:val="00614C13"/>
    <w:rsid w:val="0061566E"/>
    <w:rsid w:val="00621688"/>
    <w:rsid w:val="0062378C"/>
    <w:rsid w:val="00624C67"/>
    <w:rsid w:val="00627955"/>
    <w:rsid w:val="00630D9E"/>
    <w:rsid w:val="0063153D"/>
    <w:rsid w:val="00631C1F"/>
    <w:rsid w:val="006327D9"/>
    <w:rsid w:val="006440B6"/>
    <w:rsid w:val="006452D1"/>
    <w:rsid w:val="006457E3"/>
    <w:rsid w:val="00646E39"/>
    <w:rsid w:val="00647591"/>
    <w:rsid w:val="00650809"/>
    <w:rsid w:val="00651A6E"/>
    <w:rsid w:val="00651DDE"/>
    <w:rsid w:val="006523B1"/>
    <w:rsid w:val="00652BBD"/>
    <w:rsid w:val="00652E12"/>
    <w:rsid w:val="00653ADF"/>
    <w:rsid w:val="00654E80"/>
    <w:rsid w:val="00655FD0"/>
    <w:rsid w:val="00661A53"/>
    <w:rsid w:val="00663A82"/>
    <w:rsid w:val="00663BAB"/>
    <w:rsid w:val="00664C01"/>
    <w:rsid w:val="0066727E"/>
    <w:rsid w:val="00667FA7"/>
    <w:rsid w:val="00671437"/>
    <w:rsid w:val="00671F94"/>
    <w:rsid w:val="0068037F"/>
    <w:rsid w:val="006823C9"/>
    <w:rsid w:val="00682C27"/>
    <w:rsid w:val="00685BEE"/>
    <w:rsid w:val="006875E0"/>
    <w:rsid w:val="0069008B"/>
    <w:rsid w:val="006920B1"/>
    <w:rsid w:val="00693CCD"/>
    <w:rsid w:val="00696142"/>
    <w:rsid w:val="00696D6E"/>
    <w:rsid w:val="00697C19"/>
    <w:rsid w:val="00697C26"/>
    <w:rsid w:val="006A0138"/>
    <w:rsid w:val="006A02DF"/>
    <w:rsid w:val="006A13C2"/>
    <w:rsid w:val="006A3A43"/>
    <w:rsid w:val="006A4AA5"/>
    <w:rsid w:val="006A4ED6"/>
    <w:rsid w:val="006A5918"/>
    <w:rsid w:val="006A5E58"/>
    <w:rsid w:val="006A7F07"/>
    <w:rsid w:val="006B30FE"/>
    <w:rsid w:val="006B6DCD"/>
    <w:rsid w:val="006B7A2A"/>
    <w:rsid w:val="006C2837"/>
    <w:rsid w:val="006C3C77"/>
    <w:rsid w:val="006C4D11"/>
    <w:rsid w:val="006C7566"/>
    <w:rsid w:val="006D077D"/>
    <w:rsid w:val="006D2AB1"/>
    <w:rsid w:val="006D34BD"/>
    <w:rsid w:val="006D3F00"/>
    <w:rsid w:val="006D4192"/>
    <w:rsid w:val="006D476A"/>
    <w:rsid w:val="006D524C"/>
    <w:rsid w:val="006D79CF"/>
    <w:rsid w:val="006E2489"/>
    <w:rsid w:val="006E2B9D"/>
    <w:rsid w:val="006E3B0D"/>
    <w:rsid w:val="006E6AC3"/>
    <w:rsid w:val="006F1D5B"/>
    <w:rsid w:val="006F5DFC"/>
    <w:rsid w:val="007006C6"/>
    <w:rsid w:val="007009D3"/>
    <w:rsid w:val="00704D82"/>
    <w:rsid w:val="007060D4"/>
    <w:rsid w:val="00706E36"/>
    <w:rsid w:val="0071012D"/>
    <w:rsid w:val="00710771"/>
    <w:rsid w:val="007112B1"/>
    <w:rsid w:val="0071141E"/>
    <w:rsid w:val="00713745"/>
    <w:rsid w:val="00713D71"/>
    <w:rsid w:val="00713F95"/>
    <w:rsid w:val="00714443"/>
    <w:rsid w:val="00720269"/>
    <w:rsid w:val="00722EF9"/>
    <w:rsid w:val="0072405A"/>
    <w:rsid w:val="00724EE4"/>
    <w:rsid w:val="00725692"/>
    <w:rsid w:val="00726032"/>
    <w:rsid w:val="00731F7D"/>
    <w:rsid w:val="00733CB6"/>
    <w:rsid w:val="00734960"/>
    <w:rsid w:val="007356C6"/>
    <w:rsid w:val="00741467"/>
    <w:rsid w:val="00744164"/>
    <w:rsid w:val="0075484C"/>
    <w:rsid w:val="007550A4"/>
    <w:rsid w:val="00755402"/>
    <w:rsid w:val="00756057"/>
    <w:rsid w:val="00760C49"/>
    <w:rsid w:val="00760D9B"/>
    <w:rsid w:val="007623E7"/>
    <w:rsid w:val="0076302B"/>
    <w:rsid w:val="007637A0"/>
    <w:rsid w:val="0076533A"/>
    <w:rsid w:val="007662D4"/>
    <w:rsid w:val="00767C07"/>
    <w:rsid w:val="00767CC5"/>
    <w:rsid w:val="007707BF"/>
    <w:rsid w:val="00772540"/>
    <w:rsid w:val="007727F3"/>
    <w:rsid w:val="00775870"/>
    <w:rsid w:val="0077668C"/>
    <w:rsid w:val="00776979"/>
    <w:rsid w:val="00781125"/>
    <w:rsid w:val="00781448"/>
    <w:rsid w:val="0078145E"/>
    <w:rsid w:val="00781ECD"/>
    <w:rsid w:val="007830D8"/>
    <w:rsid w:val="007842AD"/>
    <w:rsid w:val="007847C1"/>
    <w:rsid w:val="00785B4F"/>
    <w:rsid w:val="0078631B"/>
    <w:rsid w:val="00790AEC"/>
    <w:rsid w:val="00790EE3"/>
    <w:rsid w:val="007914DA"/>
    <w:rsid w:val="00791743"/>
    <w:rsid w:val="007926C8"/>
    <w:rsid w:val="00792F61"/>
    <w:rsid w:val="00793C7F"/>
    <w:rsid w:val="00795DFC"/>
    <w:rsid w:val="00796768"/>
    <w:rsid w:val="00796A17"/>
    <w:rsid w:val="007A380C"/>
    <w:rsid w:val="007A7B96"/>
    <w:rsid w:val="007B1A3B"/>
    <w:rsid w:val="007B4A0B"/>
    <w:rsid w:val="007B5925"/>
    <w:rsid w:val="007B6218"/>
    <w:rsid w:val="007B6892"/>
    <w:rsid w:val="007B7894"/>
    <w:rsid w:val="007C06C9"/>
    <w:rsid w:val="007C0B74"/>
    <w:rsid w:val="007C11A7"/>
    <w:rsid w:val="007C1A6B"/>
    <w:rsid w:val="007C1A82"/>
    <w:rsid w:val="007C4E7B"/>
    <w:rsid w:val="007C515B"/>
    <w:rsid w:val="007C5442"/>
    <w:rsid w:val="007C5D7C"/>
    <w:rsid w:val="007C6740"/>
    <w:rsid w:val="007C686E"/>
    <w:rsid w:val="007C7141"/>
    <w:rsid w:val="007D0177"/>
    <w:rsid w:val="007D01F8"/>
    <w:rsid w:val="007D24F9"/>
    <w:rsid w:val="007D295C"/>
    <w:rsid w:val="007D41B3"/>
    <w:rsid w:val="007D4575"/>
    <w:rsid w:val="007D64C5"/>
    <w:rsid w:val="007D7438"/>
    <w:rsid w:val="007E64F4"/>
    <w:rsid w:val="007E6C17"/>
    <w:rsid w:val="007E77AB"/>
    <w:rsid w:val="007F0359"/>
    <w:rsid w:val="007F096D"/>
    <w:rsid w:val="007F14CC"/>
    <w:rsid w:val="007F358D"/>
    <w:rsid w:val="007F3D3C"/>
    <w:rsid w:val="007F55CB"/>
    <w:rsid w:val="007F5D34"/>
    <w:rsid w:val="007F68FC"/>
    <w:rsid w:val="00800F2E"/>
    <w:rsid w:val="00804A5D"/>
    <w:rsid w:val="00806BCD"/>
    <w:rsid w:val="00806D7B"/>
    <w:rsid w:val="0081152E"/>
    <w:rsid w:val="0081285B"/>
    <w:rsid w:val="0081353F"/>
    <w:rsid w:val="008159A8"/>
    <w:rsid w:val="00816BA4"/>
    <w:rsid w:val="00821577"/>
    <w:rsid w:val="008249C8"/>
    <w:rsid w:val="00825222"/>
    <w:rsid w:val="00825798"/>
    <w:rsid w:val="0082588D"/>
    <w:rsid w:val="00833C06"/>
    <w:rsid w:val="00833CBE"/>
    <w:rsid w:val="008372FC"/>
    <w:rsid w:val="00837C58"/>
    <w:rsid w:val="0084060F"/>
    <w:rsid w:val="00840D95"/>
    <w:rsid w:val="00840DEB"/>
    <w:rsid w:val="0084205C"/>
    <w:rsid w:val="00843EE3"/>
    <w:rsid w:val="008454BF"/>
    <w:rsid w:val="0084609F"/>
    <w:rsid w:val="008460A4"/>
    <w:rsid w:val="00846AB5"/>
    <w:rsid w:val="0085108F"/>
    <w:rsid w:val="008525A7"/>
    <w:rsid w:val="00857D6F"/>
    <w:rsid w:val="0086728C"/>
    <w:rsid w:val="008707D7"/>
    <w:rsid w:val="0087250D"/>
    <w:rsid w:val="00873E88"/>
    <w:rsid w:val="008758AA"/>
    <w:rsid w:val="00875B38"/>
    <w:rsid w:val="00875B41"/>
    <w:rsid w:val="00876D2E"/>
    <w:rsid w:val="008777B6"/>
    <w:rsid w:val="00882ABC"/>
    <w:rsid w:val="00883176"/>
    <w:rsid w:val="00883A5D"/>
    <w:rsid w:val="00885DDF"/>
    <w:rsid w:val="00887695"/>
    <w:rsid w:val="00891465"/>
    <w:rsid w:val="00895E5E"/>
    <w:rsid w:val="00897E62"/>
    <w:rsid w:val="00897FAB"/>
    <w:rsid w:val="008A077F"/>
    <w:rsid w:val="008A1038"/>
    <w:rsid w:val="008A64C6"/>
    <w:rsid w:val="008B0AEA"/>
    <w:rsid w:val="008B0B81"/>
    <w:rsid w:val="008B0BA9"/>
    <w:rsid w:val="008B17A4"/>
    <w:rsid w:val="008B23FE"/>
    <w:rsid w:val="008B5C26"/>
    <w:rsid w:val="008B6143"/>
    <w:rsid w:val="008C0B89"/>
    <w:rsid w:val="008C100E"/>
    <w:rsid w:val="008C30AF"/>
    <w:rsid w:val="008C30F2"/>
    <w:rsid w:val="008C7D2C"/>
    <w:rsid w:val="008D1181"/>
    <w:rsid w:val="008D21DF"/>
    <w:rsid w:val="008D4756"/>
    <w:rsid w:val="008D5037"/>
    <w:rsid w:val="008D53FC"/>
    <w:rsid w:val="008D5815"/>
    <w:rsid w:val="008E0337"/>
    <w:rsid w:val="008E053F"/>
    <w:rsid w:val="008E30B9"/>
    <w:rsid w:val="008E5482"/>
    <w:rsid w:val="008E701E"/>
    <w:rsid w:val="008E7229"/>
    <w:rsid w:val="008E7801"/>
    <w:rsid w:val="008F0818"/>
    <w:rsid w:val="008F0F2F"/>
    <w:rsid w:val="008F1937"/>
    <w:rsid w:val="008F35DF"/>
    <w:rsid w:val="00902947"/>
    <w:rsid w:val="00902D14"/>
    <w:rsid w:val="0090549B"/>
    <w:rsid w:val="0090579B"/>
    <w:rsid w:val="00905F35"/>
    <w:rsid w:val="00905FCC"/>
    <w:rsid w:val="00911AFC"/>
    <w:rsid w:val="0091330E"/>
    <w:rsid w:val="00914A4C"/>
    <w:rsid w:val="00915B66"/>
    <w:rsid w:val="00917847"/>
    <w:rsid w:val="00917B36"/>
    <w:rsid w:val="0092011F"/>
    <w:rsid w:val="00922C4E"/>
    <w:rsid w:val="00922DE8"/>
    <w:rsid w:val="009232C9"/>
    <w:rsid w:val="00923766"/>
    <w:rsid w:val="009250F0"/>
    <w:rsid w:val="009317F5"/>
    <w:rsid w:val="00935D97"/>
    <w:rsid w:val="0093614D"/>
    <w:rsid w:val="00940A4E"/>
    <w:rsid w:val="00942D6E"/>
    <w:rsid w:val="00943148"/>
    <w:rsid w:val="00944FCE"/>
    <w:rsid w:val="009458C6"/>
    <w:rsid w:val="00947F02"/>
    <w:rsid w:val="009502C9"/>
    <w:rsid w:val="00950D39"/>
    <w:rsid w:val="00952392"/>
    <w:rsid w:val="00953774"/>
    <w:rsid w:val="009554BB"/>
    <w:rsid w:val="009567EB"/>
    <w:rsid w:val="00957E0F"/>
    <w:rsid w:val="009637D9"/>
    <w:rsid w:val="009649C0"/>
    <w:rsid w:val="00966C96"/>
    <w:rsid w:val="009670DF"/>
    <w:rsid w:val="00970AB6"/>
    <w:rsid w:val="00970BC7"/>
    <w:rsid w:val="00972199"/>
    <w:rsid w:val="009721CC"/>
    <w:rsid w:val="009729B4"/>
    <w:rsid w:val="00973B27"/>
    <w:rsid w:val="0097430B"/>
    <w:rsid w:val="0097533E"/>
    <w:rsid w:val="009764D0"/>
    <w:rsid w:val="00976757"/>
    <w:rsid w:val="00976B4D"/>
    <w:rsid w:val="00976CEB"/>
    <w:rsid w:val="00984A11"/>
    <w:rsid w:val="00990C3D"/>
    <w:rsid w:val="00991A36"/>
    <w:rsid w:val="00991C10"/>
    <w:rsid w:val="0099424C"/>
    <w:rsid w:val="0099703E"/>
    <w:rsid w:val="009A3D96"/>
    <w:rsid w:val="009A5314"/>
    <w:rsid w:val="009A58D1"/>
    <w:rsid w:val="009A6E1F"/>
    <w:rsid w:val="009B12EA"/>
    <w:rsid w:val="009B4D67"/>
    <w:rsid w:val="009B75FB"/>
    <w:rsid w:val="009C0007"/>
    <w:rsid w:val="009C0E41"/>
    <w:rsid w:val="009C1A59"/>
    <w:rsid w:val="009C2D88"/>
    <w:rsid w:val="009C30F2"/>
    <w:rsid w:val="009C3CD0"/>
    <w:rsid w:val="009C44BD"/>
    <w:rsid w:val="009C565F"/>
    <w:rsid w:val="009C7C1A"/>
    <w:rsid w:val="009C7DA1"/>
    <w:rsid w:val="009D012F"/>
    <w:rsid w:val="009D0571"/>
    <w:rsid w:val="009D1CC5"/>
    <w:rsid w:val="009D49D7"/>
    <w:rsid w:val="009D51FB"/>
    <w:rsid w:val="009D569E"/>
    <w:rsid w:val="009D6D8E"/>
    <w:rsid w:val="009E003D"/>
    <w:rsid w:val="009E01E2"/>
    <w:rsid w:val="009E11BD"/>
    <w:rsid w:val="009E3917"/>
    <w:rsid w:val="009F020A"/>
    <w:rsid w:val="009F157E"/>
    <w:rsid w:val="009F42EC"/>
    <w:rsid w:val="009F43A9"/>
    <w:rsid w:val="009F540C"/>
    <w:rsid w:val="009F66DB"/>
    <w:rsid w:val="00A0053B"/>
    <w:rsid w:val="00A00696"/>
    <w:rsid w:val="00A0307B"/>
    <w:rsid w:val="00A030D9"/>
    <w:rsid w:val="00A054F2"/>
    <w:rsid w:val="00A10328"/>
    <w:rsid w:val="00A1766B"/>
    <w:rsid w:val="00A17CEB"/>
    <w:rsid w:val="00A2110E"/>
    <w:rsid w:val="00A21D84"/>
    <w:rsid w:val="00A22A9C"/>
    <w:rsid w:val="00A22F7F"/>
    <w:rsid w:val="00A24BC9"/>
    <w:rsid w:val="00A25ACE"/>
    <w:rsid w:val="00A27235"/>
    <w:rsid w:val="00A27BF5"/>
    <w:rsid w:val="00A30053"/>
    <w:rsid w:val="00A30701"/>
    <w:rsid w:val="00A3292B"/>
    <w:rsid w:val="00A3353C"/>
    <w:rsid w:val="00A33749"/>
    <w:rsid w:val="00A34981"/>
    <w:rsid w:val="00A4065B"/>
    <w:rsid w:val="00A40BE0"/>
    <w:rsid w:val="00A41004"/>
    <w:rsid w:val="00A411B3"/>
    <w:rsid w:val="00A42FC8"/>
    <w:rsid w:val="00A4374E"/>
    <w:rsid w:val="00A45DE6"/>
    <w:rsid w:val="00A470F5"/>
    <w:rsid w:val="00A53B82"/>
    <w:rsid w:val="00A5448F"/>
    <w:rsid w:val="00A611C0"/>
    <w:rsid w:val="00A650FB"/>
    <w:rsid w:val="00A76A82"/>
    <w:rsid w:val="00A77DB3"/>
    <w:rsid w:val="00A77FC5"/>
    <w:rsid w:val="00A81587"/>
    <w:rsid w:val="00A815C3"/>
    <w:rsid w:val="00A81E26"/>
    <w:rsid w:val="00A822E9"/>
    <w:rsid w:val="00A85226"/>
    <w:rsid w:val="00A90F66"/>
    <w:rsid w:val="00A92EE3"/>
    <w:rsid w:val="00A932CB"/>
    <w:rsid w:val="00A9398A"/>
    <w:rsid w:val="00A96FDC"/>
    <w:rsid w:val="00AA0C77"/>
    <w:rsid w:val="00AA3D70"/>
    <w:rsid w:val="00AA3DE2"/>
    <w:rsid w:val="00AA6F47"/>
    <w:rsid w:val="00AB0B55"/>
    <w:rsid w:val="00AB161F"/>
    <w:rsid w:val="00AB3D79"/>
    <w:rsid w:val="00AB59E3"/>
    <w:rsid w:val="00AB600C"/>
    <w:rsid w:val="00AB612F"/>
    <w:rsid w:val="00AC225A"/>
    <w:rsid w:val="00AC2DF9"/>
    <w:rsid w:val="00AC3761"/>
    <w:rsid w:val="00AC3AAD"/>
    <w:rsid w:val="00AC5735"/>
    <w:rsid w:val="00AC6D2D"/>
    <w:rsid w:val="00AC6FDB"/>
    <w:rsid w:val="00AC7012"/>
    <w:rsid w:val="00AD0AF2"/>
    <w:rsid w:val="00AD1093"/>
    <w:rsid w:val="00AD3CFB"/>
    <w:rsid w:val="00AD5C45"/>
    <w:rsid w:val="00AE0FFE"/>
    <w:rsid w:val="00AE1753"/>
    <w:rsid w:val="00AE1B9A"/>
    <w:rsid w:val="00AE352B"/>
    <w:rsid w:val="00AE59D0"/>
    <w:rsid w:val="00AE7E07"/>
    <w:rsid w:val="00AF0601"/>
    <w:rsid w:val="00AF0F5A"/>
    <w:rsid w:val="00AF2C17"/>
    <w:rsid w:val="00AF4E61"/>
    <w:rsid w:val="00B01CAD"/>
    <w:rsid w:val="00B061AE"/>
    <w:rsid w:val="00B0691C"/>
    <w:rsid w:val="00B06BC3"/>
    <w:rsid w:val="00B13E99"/>
    <w:rsid w:val="00B15009"/>
    <w:rsid w:val="00B159A4"/>
    <w:rsid w:val="00B16130"/>
    <w:rsid w:val="00B16C59"/>
    <w:rsid w:val="00B17E74"/>
    <w:rsid w:val="00B2604D"/>
    <w:rsid w:val="00B27F1E"/>
    <w:rsid w:val="00B3363F"/>
    <w:rsid w:val="00B37CA8"/>
    <w:rsid w:val="00B37F13"/>
    <w:rsid w:val="00B42379"/>
    <w:rsid w:val="00B45FFA"/>
    <w:rsid w:val="00B46702"/>
    <w:rsid w:val="00B47718"/>
    <w:rsid w:val="00B5034A"/>
    <w:rsid w:val="00B50976"/>
    <w:rsid w:val="00B50C91"/>
    <w:rsid w:val="00B548FE"/>
    <w:rsid w:val="00B5703B"/>
    <w:rsid w:val="00B57207"/>
    <w:rsid w:val="00B615AA"/>
    <w:rsid w:val="00B62458"/>
    <w:rsid w:val="00B642BC"/>
    <w:rsid w:val="00B6484A"/>
    <w:rsid w:val="00B66636"/>
    <w:rsid w:val="00B668C7"/>
    <w:rsid w:val="00B72A99"/>
    <w:rsid w:val="00B744D1"/>
    <w:rsid w:val="00B74AD1"/>
    <w:rsid w:val="00B75375"/>
    <w:rsid w:val="00B76282"/>
    <w:rsid w:val="00B769B3"/>
    <w:rsid w:val="00B80628"/>
    <w:rsid w:val="00B86440"/>
    <w:rsid w:val="00B87171"/>
    <w:rsid w:val="00B871DA"/>
    <w:rsid w:val="00B87405"/>
    <w:rsid w:val="00B90E6A"/>
    <w:rsid w:val="00B967B1"/>
    <w:rsid w:val="00B97A1C"/>
    <w:rsid w:val="00BA0296"/>
    <w:rsid w:val="00BA1990"/>
    <w:rsid w:val="00BA392B"/>
    <w:rsid w:val="00BA4D0C"/>
    <w:rsid w:val="00BA5314"/>
    <w:rsid w:val="00BA65DB"/>
    <w:rsid w:val="00BB0AFD"/>
    <w:rsid w:val="00BB196A"/>
    <w:rsid w:val="00BB28F4"/>
    <w:rsid w:val="00BB47F8"/>
    <w:rsid w:val="00BB4EA4"/>
    <w:rsid w:val="00BB50D7"/>
    <w:rsid w:val="00BB7B73"/>
    <w:rsid w:val="00BC1150"/>
    <w:rsid w:val="00BC2069"/>
    <w:rsid w:val="00BC7A3B"/>
    <w:rsid w:val="00BC7E9E"/>
    <w:rsid w:val="00BD0807"/>
    <w:rsid w:val="00BD1D5C"/>
    <w:rsid w:val="00BD3571"/>
    <w:rsid w:val="00BD43F4"/>
    <w:rsid w:val="00BD4416"/>
    <w:rsid w:val="00BD4517"/>
    <w:rsid w:val="00BD6538"/>
    <w:rsid w:val="00BE17F2"/>
    <w:rsid w:val="00BE1E62"/>
    <w:rsid w:val="00BE1EBC"/>
    <w:rsid w:val="00BF1D6A"/>
    <w:rsid w:val="00BF249D"/>
    <w:rsid w:val="00BF3B6F"/>
    <w:rsid w:val="00BF42A8"/>
    <w:rsid w:val="00BF701B"/>
    <w:rsid w:val="00C04248"/>
    <w:rsid w:val="00C063F5"/>
    <w:rsid w:val="00C06632"/>
    <w:rsid w:val="00C071C8"/>
    <w:rsid w:val="00C104DA"/>
    <w:rsid w:val="00C11789"/>
    <w:rsid w:val="00C130A6"/>
    <w:rsid w:val="00C26A0F"/>
    <w:rsid w:val="00C26BC6"/>
    <w:rsid w:val="00C26BDB"/>
    <w:rsid w:val="00C314F7"/>
    <w:rsid w:val="00C317AD"/>
    <w:rsid w:val="00C336BB"/>
    <w:rsid w:val="00C33A2C"/>
    <w:rsid w:val="00C33EDC"/>
    <w:rsid w:val="00C367A6"/>
    <w:rsid w:val="00C40899"/>
    <w:rsid w:val="00C45133"/>
    <w:rsid w:val="00C46693"/>
    <w:rsid w:val="00C46DBC"/>
    <w:rsid w:val="00C5034B"/>
    <w:rsid w:val="00C5104D"/>
    <w:rsid w:val="00C51593"/>
    <w:rsid w:val="00C51780"/>
    <w:rsid w:val="00C51A5E"/>
    <w:rsid w:val="00C51E46"/>
    <w:rsid w:val="00C51FBC"/>
    <w:rsid w:val="00C525DA"/>
    <w:rsid w:val="00C56C72"/>
    <w:rsid w:val="00C634D6"/>
    <w:rsid w:val="00C63B42"/>
    <w:rsid w:val="00C63F43"/>
    <w:rsid w:val="00C63FA0"/>
    <w:rsid w:val="00C64C60"/>
    <w:rsid w:val="00C67376"/>
    <w:rsid w:val="00C70092"/>
    <w:rsid w:val="00C71498"/>
    <w:rsid w:val="00C73640"/>
    <w:rsid w:val="00C76C65"/>
    <w:rsid w:val="00C77660"/>
    <w:rsid w:val="00C82388"/>
    <w:rsid w:val="00C83B29"/>
    <w:rsid w:val="00C83FB1"/>
    <w:rsid w:val="00C906AE"/>
    <w:rsid w:val="00C92122"/>
    <w:rsid w:val="00C95594"/>
    <w:rsid w:val="00CA1020"/>
    <w:rsid w:val="00CA10D3"/>
    <w:rsid w:val="00CA3E73"/>
    <w:rsid w:val="00CA47A2"/>
    <w:rsid w:val="00CA530C"/>
    <w:rsid w:val="00CA7257"/>
    <w:rsid w:val="00CA738A"/>
    <w:rsid w:val="00CB0804"/>
    <w:rsid w:val="00CB17BF"/>
    <w:rsid w:val="00CB1F31"/>
    <w:rsid w:val="00CB325E"/>
    <w:rsid w:val="00CC0297"/>
    <w:rsid w:val="00CC0DAF"/>
    <w:rsid w:val="00CC1FD2"/>
    <w:rsid w:val="00CC30B9"/>
    <w:rsid w:val="00CC459E"/>
    <w:rsid w:val="00CC56A1"/>
    <w:rsid w:val="00CC64FC"/>
    <w:rsid w:val="00CC7A4F"/>
    <w:rsid w:val="00CD05E6"/>
    <w:rsid w:val="00CD5870"/>
    <w:rsid w:val="00CE02DE"/>
    <w:rsid w:val="00CE11FB"/>
    <w:rsid w:val="00CE1200"/>
    <w:rsid w:val="00CE2050"/>
    <w:rsid w:val="00CE37BD"/>
    <w:rsid w:val="00CE7408"/>
    <w:rsid w:val="00CF0B43"/>
    <w:rsid w:val="00CF2734"/>
    <w:rsid w:val="00CF3FF2"/>
    <w:rsid w:val="00CF67F4"/>
    <w:rsid w:val="00D00300"/>
    <w:rsid w:val="00D02798"/>
    <w:rsid w:val="00D033F8"/>
    <w:rsid w:val="00D034B9"/>
    <w:rsid w:val="00D0400E"/>
    <w:rsid w:val="00D14C66"/>
    <w:rsid w:val="00D16E3B"/>
    <w:rsid w:val="00D200CF"/>
    <w:rsid w:val="00D23F8F"/>
    <w:rsid w:val="00D24A31"/>
    <w:rsid w:val="00D258EA"/>
    <w:rsid w:val="00D313B1"/>
    <w:rsid w:val="00D3147B"/>
    <w:rsid w:val="00D31802"/>
    <w:rsid w:val="00D32439"/>
    <w:rsid w:val="00D324B4"/>
    <w:rsid w:val="00D33A24"/>
    <w:rsid w:val="00D34B12"/>
    <w:rsid w:val="00D35111"/>
    <w:rsid w:val="00D36F33"/>
    <w:rsid w:val="00D43AB0"/>
    <w:rsid w:val="00D43D1F"/>
    <w:rsid w:val="00D44ED2"/>
    <w:rsid w:val="00D4604E"/>
    <w:rsid w:val="00D473F5"/>
    <w:rsid w:val="00D501A1"/>
    <w:rsid w:val="00D508DE"/>
    <w:rsid w:val="00D51C96"/>
    <w:rsid w:val="00D51F80"/>
    <w:rsid w:val="00D53182"/>
    <w:rsid w:val="00D5499A"/>
    <w:rsid w:val="00D5689C"/>
    <w:rsid w:val="00D64646"/>
    <w:rsid w:val="00D658F7"/>
    <w:rsid w:val="00D677AD"/>
    <w:rsid w:val="00D73814"/>
    <w:rsid w:val="00D745E6"/>
    <w:rsid w:val="00D80020"/>
    <w:rsid w:val="00D81385"/>
    <w:rsid w:val="00D856EC"/>
    <w:rsid w:val="00D86A87"/>
    <w:rsid w:val="00D874FC"/>
    <w:rsid w:val="00D879FA"/>
    <w:rsid w:val="00D93403"/>
    <w:rsid w:val="00D95454"/>
    <w:rsid w:val="00D96C7F"/>
    <w:rsid w:val="00D96F93"/>
    <w:rsid w:val="00DA14DF"/>
    <w:rsid w:val="00DA191A"/>
    <w:rsid w:val="00DA3B05"/>
    <w:rsid w:val="00DA3BEE"/>
    <w:rsid w:val="00DA6FBD"/>
    <w:rsid w:val="00DB14DE"/>
    <w:rsid w:val="00DC02AE"/>
    <w:rsid w:val="00DC033B"/>
    <w:rsid w:val="00DC318A"/>
    <w:rsid w:val="00DC36AE"/>
    <w:rsid w:val="00DC5EA8"/>
    <w:rsid w:val="00DD0573"/>
    <w:rsid w:val="00DD564E"/>
    <w:rsid w:val="00DD700D"/>
    <w:rsid w:val="00DD7EAC"/>
    <w:rsid w:val="00DE0932"/>
    <w:rsid w:val="00DE0B20"/>
    <w:rsid w:val="00DE0C10"/>
    <w:rsid w:val="00DE451C"/>
    <w:rsid w:val="00DE47AF"/>
    <w:rsid w:val="00DF3501"/>
    <w:rsid w:val="00DF7D47"/>
    <w:rsid w:val="00DF7F87"/>
    <w:rsid w:val="00E01A8C"/>
    <w:rsid w:val="00E022F5"/>
    <w:rsid w:val="00E03430"/>
    <w:rsid w:val="00E039C9"/>
    <w:rsid w:val="00E048EC"/>
    <w:rsid w:val="00E04C66"/>
    <w:rsid w:val="00E078C7"/>
    <w:rsid w:val="00E13EE5"/>
    <w:rsid w:val="00E20807"/>
    <w:rsid w:val="00E2158B"/>
    <w:rsid w:val="00E228FD"/>
    <w:rsid w:val="00E22DAB"/>
    <w:rsid w:val="00E30394"/>
    <w:rsid w:val="00E30BC6"/>
    <w:rsid w:val="00E31530"/>
    <w:rsid w:val="00E34CB2"/>
    <w:rsid w:val="00E34F13"/>
    <w:rsid w:val="00E35219"/>
    <w:rsid w:val="00E36D87"/>
    <w:rsid w:val="00E44CBB"/>
    <w:rsid w:val="00E45644"/>
    <w:rsid w:val="00E505D3"/>
    <w:rsid w:val="00E52126"/>
    <w:rsid w:val="00E537D0"/>
    <w:rsid w:val="00E61683"/>
    <w:rsid w:val="00E6353E"/>
    <w:rsid w:val="00E6416D"/>
    <w:rsid w:val="00E70486"/>
    <w:rsid w:val="00E71EF1"/>
    <w:rsid w:val="00E74186"/>
    <w:rsid w:val="00E75D52"/>
    <w:rsid w:val="00E7683B"/>
    <w:rsid w:val="00E80F57"/>
    <w:rsid w:val="00E931DF"/>
    <w:rsid w:val="00E932AE"/>
    <w:rsid w:val="00E93D88"/>
    <w:rsid w:val="00E9491F"/>
    <w:rsid w:val="00E96BE2"/>
    <w:rsid w:val="00E96DEF"/>
    <w:rsid w:val="00E97502"/>
    <w:rsid w:val="00E97693"/>
    <w:rsid w:val="00E97887"/>
    <w:rsid w:val="00EA11D9"/>
    <w:rsid w:val="00EA125F"/>
    <w:rsid w:val="00EA1A00"/>
    <w:rsid w:val="00EA20BE"/>
    <w:rsid w:val="00EA3030"/>
    <w:rsid w:val="00EA4DA6"/>
    <w:rsid w:val="00EA4F27"/>
    <w:rsid w:val="00EA6320"/>
    <w:rsid w:val="00EA7130"/>
    <w:rsid w:val="00EB1420"/>
    <w:rsid w:val="00EB1636"/>
    <w:rsid w:val="00EB1964"/>
    <w:rsid w:val="00EB5F45"/>
    <w:rsid w:val="00EB6FA5"/>
    <w:rsid w:val="00EC1DD7"/>
    <w:rsid w:val="00EC244D"/>
    <w:rsid w:val="00EC507D"/>
    <w:rsid w:val="00EC5BC7"/>
    <w:rsid w:val="00EC698A"/>
    <w:rsid w:val="00ED0082"/>
    <w:rsid w:val="00ED334E"/>
    <w:rsid w:val="00ED3439"/>
    <w:rsid w:val="00ED4243"/>
    <w:rsid w:val="00ED48D4"/>
    <w:rsid w:val="00ED520C"/>
    <w:rsid w:val="00ED7E66"/>
    <w:rsid w:val="00EE00FF"/>
    <w:rsid w:val="00EE1B7A"/>
    <w:rsid w:val="00EE1E95"/>
    <w:rsid w:val="00EE286C"/>
    <w:rsid w:val="00EE44D9"/>
    <w:rsid w:val="00EE541D"/>
    <w:rsid w:val="00EF2315"/>
    <w:rsid w:val="00EF6765"/>
    <w:rsid w:val="00EF6850"/>
    <w:rsid w:val="00EF6D62"/>
    <w:rsid w:val="00F009E1"/>
    <w:rsid w:val="00F0118D"/>
    <w:rsid w:val="00F01193"/>
    <w:rsid w:val="00F0425B"/>
    <w:rsid w:val="00F04D5E"/>
    <w:rsid w:val="00F05175"/>
    <w:rsid w:val="00F06356"/>
    <w:rsid w:val="00F0697C"/>
    <w:rsid w:val="00F072B9"/>
    <w:rsid w:val="00F07BB3"/>
    <w:rsid w:val="00F07C64"/>
    <w:rsid w:val="00F143DA"/>
    <w:rsid w:val="00F14995"/>
    <w:rsid w:val="00F16FC3"/>
    <w:rsid w:val="00F203F2"/>
    <w:rsid w:val="00F24F06"/>
    <w:rsid w:val="00F25E17"/>
    <w:rsid w:val="00F34878"/>
    <w:rsid w:val="00F3518E"/>
    <w:rsid w:val="00F36142"/>
    <w:rsid w:val="00F364C0"/>
    <w:rsid w:val="00F36705"/>
    <w:rsid w:val="00F466A1"/>
    <w:rsid w:val="00F53073"/>
    <w:rsid w:val="00F5401A"/>
    <w:rsid w:val="00F551C8"/>
    <w:rsid w:val="00F55631"/>
    <w:rsid w:val="00F60B8D"/>
    <w:rsid w:val="00F62198"/>
    <w:rsid w:val="00F62E2B"/>
    <w:rsid w:val="00F63A7C"/>
    <w:rsid w:val="00F65CBF"/>
    <w:rsid w:val="00F660EF"/>
    <w:rsid w:val="00F66829"/>
    <w:rsid w:val="00F75736"/>
    <w:rsid w:val="00F77EB2"/>
    <w:rsid w:val="00F77F4C"/>
    <w:rsid w:val="00F8342D"/>
    <w:rsid w:val="00F8502E"/>
    <w:rsid w:val="00F86BCA"/>
    <w:rsid w:val="00F87386"/>
    <w:rsid w:val="00F90C55"/>
    <w:rsid w:val="00F92A4F"/>
    <w:rsid w:val="00F92FC1"/>
    <w:rsid w:val="00F94C25"/>
    <w:rsid w:val="00F94E3C"/>
    <w:rsid w:val="00F96A6F"/>
    <w:rsid w:val="00FA047C"/>
    <w:rsid w:val="00FA0C85"/>
    <w:rsid w:val="00FA113B"/>
    <w:rsid w:val="00FA1477"/>
    <w:rsid w:val="00FA1A24"/>
    <w:rsid w:val="00FA1DC0"/>
    <w:rsid w:val="00FA29DA"/>
    <w:rsid w:val="00FB1436"/>
    <w:rsid w:val="00FB51C3"/>
    <w:rsid w:val="00FC0C45"/>
    <w:rsid w:val="00FC2899"/>
    <w:rsid w:val="00FC29CD"/>
    <w:rsid w:val="00FC3089"/>
    <w:rsid w:val="00FC3BF7"/>
    <w:rsid w:val="00FC3D71"/>
    <w:rsid w:val="00FC3F20"/>
    <w:rsid w:val="00FC493C"/>
    <w:rsid w:val="00FC53AD"/>
    <w:rsid w:val="00FC60B2"/>
    <w:rsid w:val="00FC61E5"/>
    <w:rsid w:val="00FC6EEC"/>
    <w:rsid w:val="00FC79C3"/>
    <w:rsid w:val="00FC7B26"/>
    <w:rsid w:val="00FD09E8"/>
    <w:rsid w:val="00FD0E40"/>
    <w:rsid w:val="00FD1B6A"/>
    <w:rsid w:val="00FD4EAA"/>
    <w:rsid w:val="00FD587D"/>
    <w:rsid w:val="00FD7386"/>
    <w:rsid w:val="00FD74C4"/>
    <w:rsid w:val="00FE00F4"/>
    <w:rsid w:val="00FE333F"/>
    <w:rsid w:val="00FE4A20"/>
    <w:rsid w:val="00FE7FC4"/>
    <w:rsid w:val="00FF0295"/>
    <w:rsid w:val="00FF7467"/>
    <w:rsid w:val="68E26F6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7A4AB"/>
  <w15:chartTrackingRefBased/>
  <w15:docId w15:val="{B371280C-E8F5-4725-851D-FF808F755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F5A"/>
    <w:rPr>
      <w:rFonts w:ascii="Times New Roman" w:hAnsi="Times New Roman"/>
      <w:sz w:val="24"/>
    </w:rPr>
  </w:style>
  <w:style w:type="paragraph" w:styleId="Heading1">
    <w:name w:val="heading 1"/>
    <w:basedOn w:val="Normal"/>
    <w:next w:val="Normal"/>
    <w:link w:val="Heading1Char"/>
    <w:uiPriority w:val="9"/>
    <w:qFormat/>
    <w:rsid w:val="00C26B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C5A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6BDB"/>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F8342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BD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C5AB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26BDB"/>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4544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433"/>
    <w:rPr>
      <w:rFonts w:ascii="Segoe UI" w:hAnsi="Segoe UI" w:cs="Segoe UI"/>
      <w:sz w:val="18"/>
      <w:szCs w:val="18"/>
    </w:rPr>
  </w:style>
  <w:style w:type="character" w:styleId="CommentReference">
    <w:name w:val="annotation reference"/>
    <w:basedOn w:val="DefaultParagraphFont"/>
    <w:uiPriority w:val="99"/>
    <w:semiHidden/>
    <w:unhideWhenUsed/>
    <w:rsid w:val="00C63B42"/>
    <w:rPr>
      <w:sz w:val="16"/>
      <w:szCs w:val="16"/>
    </w:rPr>
  </w:style>
  <w:style w:type="paragraph" w:styleId="CommentText">
    <w:name w:val="annotation text"/>
    <w:basedOn w:val="Normal"/>
    <w:link w:val="CommentTextChar"/>
    <w:uiPriority w:val="99"/>
    <w:unhideWhenUsed/>
    <w:rsid w:val="00C63B42"/>
    <w:pPr>
      <w:spacing w:line="240" w:lineRule="auto"/>
    </w:pPr>
    <w:rPr>
      <w:sz w:val="20"/>
      <w:szCs w:val="20"/>
    </w:rPr>
  </w:style>
  <w:style w:type="character" w:customStyle="1" w:styleId="CommentTextChar">
    <w:name w:val="Comment Text Char"/>
    <w:basedOn w:val="DefaultParagraphFont"/>
    <w:link w:val="CommentText"/>
    <w:uiPriority w:val="99"/>
    <w:rsid w:val="00C63B42"/>
    <w:rPr>
      <w:sz w:val="20"/>
      <w:szCs w:val="20"/>
    </w:rPr>
  </w:style>
  <w:style w:type="paragraph" w:styleId="CommentSubject">
    <w:name w:val="annotation subject"/>
    <w:basedOn w:val="CommentText"/>
    <w:next w:val="CommentText"/>
    <w:link w:val="CommentSubjectChar"/>
    <w:uiPriority w:val="99"/>
    <w:semiHidden/>
    <w:unhideWhenUsed/>
    <w:rsid w:val="00C63B42"/>
    <w:rPr>
      <w:b/>
      <w:bCs/>
    </w:rPr>
  </w:style>
  <w:style w:type="character" w:customStyle="1" w:styleId="CommentSubjectChar">
    <w:name w:val="Comment Subject Char"/>
    <w:basedOn w:val="CommentTextChar"/>
    <w:link w:val="CommentSubject"/>
    <w:uiPriority w:val="99"/>
    <w:semiHidden/>
    <w:rsid w:val="00C63B42"/>
    <w:rPr>
      <w:b/>
      <w:bCs/>
      <w:sz w:val="20"/>
      <w:szCs w:val="20"/>
    </w:rPr>
  </w:style>
  <w:style w:type="paragraph" w:styleId="Title">
    <w:name w:val="Title"/>
    <w:basedOn w:val="Normal"/>
    <w:next w:val="Normal"/>
    <w:link w:val="TitleChar"/>
    <w:uiPriority w:val="10"/>
    <w:qFormat/>
    <w:rsid w:val="00AF0F5A"/>
    <w:pPr>
      <w:spacing w:after="0" w:line="240" w:lineRule="auto"/>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AF0F5A"/>
    <w:rPr>
      <w:rFonts w:ascii="Times New Roman" w:eastAsiaTheme="majorEastAsia" w:hAnsi="Times New Roman" w:cstheme="majorBidi"/>
      <w:spacing w:val="-10"/>
      <w:kern w:val="28"/>
      <w:sz w:val="32"/>
      <w:szCs w:val="56"/>
    </w:rPr>
  </w:style>
  <w:style w:type="character" w:styleId="Hyperlink">
    <w:name w:val="Hyperlink"/>
    <w:basedOn w:val="DefaultParagraphFont"/>
    <w:uiPriority w:val="99"/>
    <w:unhideWhenUsed/>
    <w:rsid w:val="00C26BDB"/>
    <w:rPr>
      <w:color w:val="0563C1" w:themeColor="hyperlink"/>
      <w:u w:val="single"/>
    </w:rPr>
  </w:style>
  <w:style w:type="table" w:styleId="TableGrid">
    <w:name w:val="Table Grid"/>
    <w:basedOn w:val="TableNormal"/>
    <w:uiPriority w:val="39"/>
    <w:rsid w:val="003D2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1467"/>
    <w:pPr>
      <w:ind w:left="720"/>
      <w:contextualSpacing/>
    </w:pPr>
  </w:style>
  <w:style w:type="character" w:styleId="HTMLCite">
    <w:name w:val="HTML Cite"/>
    <w:basedOn w:val="DefaultParagraphFont"/>
    <w:uiPriority w:val="99"/>
    <w:semiHidden/>
    <w:unhideWhenUsed/>
    <w:rsid w:val="004868E2"/>
    <w:rPr>
      <w:i/>
      <w:iCs/>
    </w:rPr>
  </w:style>
  <w:style w:type="character" w:styleId="Emphasis">
    <w:name w:val="Emphasis"/>
    <w:basedOn w:val="DefaultParagraphFont"/>
    <w:uiPriority w:val="20"/>
    <w:qFormat/>
    <w:rsid w:val="004868E2"/>
    <w:rPr>
      <w:i/>
      <w:iCs/>
    </w:rPr>
  </w:style>
  <w:style w:type="paragraph" w:styleId="Revision">
    <w:name w:val="Revision"/>
    <w:hidden/>
    <w:uiPriority w:val="99"/>
    <w:semiHidden/>
    <w:rsid w:val="00073253"/>
    <w:pPr>
      <w:spacing w:after="0" w:line="240" w:lineRule="auto"/>
    </w:pPr>
  </w:style>
  <w:style w:type="paragraph" w:styleId="Header">
    <w:name w:val="header"/>
    <w:basedOn w:val="Normal"/>
    <w:link w:val="HeaderChar"/>
    <w:uiPriority w:val="99"/>
    <w:unhideWhenUsed/>
    <w:rsid w:val="00D738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814"/>
  </w:style>
  <w:style w:type="character" w:customStyle="1" w:styleId="Mencinsinresolver1">
    <w:name w:val="Mención sin resolver1"/>
    <w:basedOn w:val="DefaultParagraphFont"/>
    <w:uiPriority w:val="99"/>
    <w:semiHidden/>
    <w:unhideWhenUsed/>
    <w:rsid w:val="006149FD"/>
    <w:rPr>
      <w:color w:val="605E5C"/>
      <w:shd w:val="clear" w:color="auto" w:fill="E1DFDD"/>
    </w:rPr>
  </w:style>
  <w:style w:type="paragraph" w:styleId="Footer">
    <w:name w:val="footer"/>
    <w:basedOn w:val="Normal"/>
    <w:link w:val="FooterChar"/>
    <w:uiPriority w:val="99"/>
    <w:unhideWhenUsed/>
    <w:rsid w:val="00376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B4B"/>
  </w:style>
  <w:style w:type="character" w:styleId="FollowedHyperlink">
    <w:name w:val="FollowedHyperlink"/>
    <w:basedOn w:val="DefaultParagraphFont"/>
    <w:uiPriority w:val="99"/>
    <w:semiHidden/>
    <w:unhideWhenUsed/>
    <w:rsid w:val="00C56C72"/>
    <w:rPr>
      <w:color w:val="954F72" w:themeColor="followedHyperlink"/>
      <w:u w:val="single"/>
    </w:rPr>
  </w:style>
  <w:style w:type="character" w:styleId="PlaceholderText">
    <w:name w:val="Placeholder Text"/>
    <w:basedOn w:val="DefaultParagraphFont"/>
    <w:uiPriority w:val="99"/>
    <w:semiHidden/>
    <w:rsid w:val="00C56C72"/>
    <w:rPr>
      <w:color w:val="808080"/>
    </w:rPr>
  </w:style>
  <w:style w:type="character" w:styleId="LineNumber">
    <w:name w:val="line number"/>
    <w:basedOn w:val="DefaultParagraphFont"/>
    <w:uiPriority w:val="99"/>
    <w:semiHidden/>
    <w:unhideWhenUsed/>
    <w:rsid w:val="00F75736"/>
  </w:style>
  <w:style w:type="character" w:customStyle="1" w:styleId="UnresolvedMention1">
    <w:name w:val="Unresolved Mention1"/>
    <w:basedOn w:val="DefaultParagraphFont"/>
    <w:uiPriority w:val="99"/>
    <w:semiHidden/>
    <w:unhideWhenUsed/>
    <w:rsid w:val="0081152E"/>
    <w:rPr>
      <w:color w:val="605E5C"/>
      <w:shd w:val="clear" w:color="auto" w:fill="E1DFDD"/>
    </w:rPr>
  </w:style>
  <w:style w:type="character" w:customStyle="1" w:styleId="apple-converted-space">
    <w:name w:val="apple-converted-space"/>
    <w:basedOn w:val="DefaultParagraphFont"/>
    <w:rsid w:val="009C565F"/>
  </w:style>
  <w:style w:type="character" w:customStyle="1" w:styleId="ref-title">
    <w:name w:val="ref-title"/>
    <w:basedOn w:val="DefaultParagraphFont"/>
    <w:rsid w:val="009C565F"/>
  </w:style>
  <w:style w:type="character" w:customStyle="1" w:styleId="ref-journal">
    <w:name w:val="ref-journal"/>
    <w:basedOn w:val="DefaultParagraphFont"/>
    <w:rsid w:val="009C565F"/>
  </w:style>
  <w:style w:type="character" w:customStyle="1" w:styleId="ref-vol">
    <w:name w:val="ref-vol"/>
    <w:basedOn w:val="DefaultParagraphFont"/>
    <w:rsid w:val="009C565F"/>
  </w:style>
  <w:style w:type="character" w:styleId="UnresolvedMention">
    <w:name w:val="Unresolved Mention"/>
    <w:basedOn w:val="DefaultParagraphFont"/>
    <w:uiPriority w:val="99"/>
    <w:semiHidden/>
    <w:unhideWhenUsed/>
    <w:rsid w:val="00DA14DF"/>
    <w:rPr>
      <w:color w:val="605E5C"/>
      <w:shd w:val="clear" w:color="auto" w:fill="E1DFDD"/>
    </w:rPr>
  </w:style>
  <w:style w:type="character" w:customStyle="1" w:styleId="Heading4Char">
    <w:name w:val="Heading 4 Char"/>
    <w:basedOn w:val="DefaultParagraphFont"/>
    <w:link w:val="Heading4"/>
    <w:uiPriority w:val="9"/>
    <w:semiHidden/>
    <w:rsid w:val="00F8342D"/>
    <w:rPr>
      <w:rFonts w:asciiTheme="majorHAnsi" w:eastAsiaTheme="majorEastAsia" w:hAnsiTheme="majorHAnsi" w:cstheme="majorBidi"/>
      <w:i/>
      <w:iCs/>
      <w:color w:val="2E74B5" w:themeColor="accent1" w:themeShade="BF"/>
    </w:rPr>
  </w:style>
  <w:style w:type="paragraph" w:styleId="NoSpacing">
    <w:name w:val="No Spacing"/>
    <w:aliases w:val="mainText"/>
    <w:uiPriority w:val="1"/>
    <w:qFormat/>
    <w:rsid w:val="00AF0F5A"/>
    <w:pPr>
      <w:spacing w:after="0" w:line="480" w:lineRule="auto"/>
    </w:pPr>
    <w:rPr>
      <w:rFonts w:ascii="Times New Roman" w:hAnsi="Times New Roman"/>
      <w:sz w:val="24"/>
    </w:rPr>
  </w:style>
  <w:style w:type="paragraph" w:styleId="Caption">
    <w:name w:val="caption"/>
    <w:basedOn w:val="Normal"/>
    <w:next w:val="Normal"/>
    <w:uiPriority w:val="35"/>
    <w:unhideWhenUsed/>
    <w:qFormat/>
    <w:rsid w:val="004E13A6"/>
    <w:pPr>
      <w:spacing w:after="200" w:line="240" w:lineRule="auto"/>
    </w:pPr>
    <w:rPr>
      <w:i/>
      <w:iCs/>
      <w:color w:val="44546A" w:themeColor="text2"/>
      <w:sz w:val="18"/>
      <w:szCs w:val="18"/>
    </w:rPr>
  </w:style>
  <w:style w:type="character" w:styleId="Strong">
    <w:name w:val="Strong"/>
    <w:basedOn w:val="DefaultParagraphFont"/>
    <w:uiPriority w:val="22"/>
    <w:qFormat/>
    <w:rsid w:val="00CC7A4F"/>
    <w:rPr>
      <w:b/>
      <w:bCs/>
    </w:rPr>
  </w:style>
  <w:style w:type="paragraph" w:styleId="NormalWeb">
    <w:name w:val="Normal (Web)"/>
    <w:basedOn w:val="Normal"/>
    <w:uiPriority w:val="99"/>
    <w:semiHidden/>
    <w:unhideWhenUsed/>
    <w:rsid w:val="007662D4"/>
    <w:pPr>
      <w:spacing w:before="100" w:beforeAutospacing="1" w:after="100" w:afterAutospacing="1" w:line="240" w:lineRule="auto"/>
    </w:pPr>
    <w:rPr>
      <w:rFonts w:eastAsia="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4935">
      <w:bodyDiv w:val="1"/>
      <w:marLeft w:val="0"/>
      <w:marRight w:val="0"/>
      <w:marTop w:val="0"/>
      <w:marBottom w:val="0"/>
      <w:divBdr>
        <w:top w:val="none" w:sz="0" w:space="0" w:color="auto"/>
        <w:left w:val="none" w:sz="0" w:space="0" w:color="auto"/>
        <w:bottom w:val="none" w:sz="0" w:space="0" w:color="auto"/>
        <w:right w:val="none" w:sz="0" w:space="0" w:color="auto"/>
      </w:divBdr>
    </w:div>
    <w:div w:id="51318891">
      <w:bodyDiv w:val="1"/>
      <w:marLeft w:val="0"/>
      <w:marRight w:val="0"/>
      <w:marTop w:val="0"/>
      <w:marBottom w:val="0"/>
      <w:divBdr>
        <w:top w:val="none" w:sz="0" w:space="0" w:color="auto"/>
        <w:left w:val="none" w:sz="0" w:space="0" w:color="auto"/>
        <w:bottom w:val="none" w:sz="0" w:space="0" w:color="auto"/>
        <w:right w:val="none" w:sz="0" w:space="0" w:color="auto"/>
      </w:divBdr>
    </w:div>
    <w:div w:id="113066047">
      <w:bodyDiv w:val="1"/>
      <w:marLeft w:val="0"/>
      <w:marRight w:val="0"/>
      <w:marTop w:val="0"/>
      <w:marBottom w:val="0"/>
      <w:divBdr>
        <w:top w:val="none" w:sz="0" w:space="0" w:color="auto"/>
        <w:left w:val="none" w:sz="0" w:space="0" w:color="auto"/>
        <w:bottom w:val="none" w:sz="0" w:space="0" w:color="auto"/>
        <w:right w:val="none" w:sz="0" w:space="0" w:color="auto"/>
      </w:divBdr>
    </w:div>
    <w:div w:id="170949332">
      <w:bodyDiv w:val="1"/>
      <w:marLeft w:val="0"/>
      <w:marRight w:val="0"/>
      <w:marTop w:val="0"/>
      <w:marBottom w:val="0"/>
      <w:divBdr>
        <w:top w:val="none" w:sz="0" w:space="0" w:color="auto"/>
        <w:left w:val="none" w:sz="0" w:space="0" w:color="auto"/>
        <w:bottom w:val="none" w:sz="0" w:space="0" w:color="auto"/>
        <w:right w:val="none" w:sz="0" w:space="0" w:color="auto"/>
      </w:divBdr>
    </w:div>
    <w:div w:id="189534773">
      <w:bodyDiv w:val="1"/>
      <w:marLeft w:val="0"/>
      <w:marRight w:val="0"/>
      <w:marTop w:val="0"/>
      <w:marBottom w:val="0"/>
      <w:divBdr>
        <w:top w:val="none" w:sz="0" w:space="0" w:color="auto"/>
        <w:left w:val="none" w:sz="0" w:space="0" w:color="auto"/>
        <w:bottom w:val="none" w:sz="0" w:space="0" w:color="auto"/>
        <w:right w:val="none" w:sz="0" w:space="0" w:color="auto"/>
      </w:divBdr>
    </w:div>
    <w:div w:id="194779598">
      <w:bodyDiv w:val="1"/>
      <w:marLeft w:val="0"/>
      <w:marRight w:val="0"/>
      <w:marTop w:val="0"/>
      <w:marBottom w:val="0"/>
      <w:divBdr>
        <w:top w:val="none" w:sz="0" w:space="0" w:color="auto"/>
        <w:left w:val="none" w:sz="0" w:space="0" w:color="auto"/>
        <w:bottom w:val="none" w:sz="0" w:space="0" w:color="auto"/>
        <w:right w:val="none" w:sz="0" w:space="0" w:color="auto"/>
      </w:divBdr>
    </w:div>
    <w:div w:id="283388998">
      <w:bodyDiv w:val="1"/>
      <w:marLeft w:val="0"/>
      <w:marRight w:val="0"/>
      <w:marTop w:val="0"/>
      <w:marBottom w:val="0"/>
      <w:divBdr>
        <w:top w:val="none" w:sz="0" w:space="0" w:color="auto"/>
        <w:left w:val="none" w:sz="0" w:space="0" w:color="auto"/>
        <w:bottom w:val="none" w:sz="0" w:space="0" w:color="auto"/>
        <w:right w:val="none" w:sz="0" w:space="0" w:color="auto"/>
      </w:divBdr>
    </w:div>
    <w:div w:id="339815537">
      <w:bodyDiv w:val="1"/>
      <w:marLeft w:val="0"/>
      <w:marRight w:val="0"/>
      <w:marTop w:val="0"/>
      <w:marBottom w:val="0"/>
      <w:divBdr>
        <w:top w:val="none" w:sz="0" w:space="0" w:color="auto"/>
        <w:left w:val="none" w:sz="0" w:space="0" w:color="auto"/>
        <w:bottom w:val="none" w:sz="0" w:space="0" w:color="auto"/>
        <w:right w:val="none" w:sz="0" w:space="0" w:color="auto"/>
      </w:divBdr>
    </w:div>
    <w:div w:id="400373241">
      <w:bodyDiv w:val="1"/>
      <w:marLeft w:val="0"/>
      <w:marRight w:val="0"/>
      <w:marTop w:val="0"/>
      <w:marBottom w:val="0"/>
      <w:divBdr>
        <w:top w:val="none" w:sz="0" w:space="0" w:color="auto"/>
        <w:left w:val="none" w:sz="0" w:space="0" w:color="auto"/>
        <w:bottom w:val="none" w:sz="0" w:space="0" w:color="auto"/>
        <w:right w:val="none" w:sz="0" w:space="0" w:color="auto"/>
      </w:divBdr>
    </w:div>
    <w:div w:id="412623729">
      <w:bodyDiv w:val="1"/>
      <w:marLeft w:val="0"/>
      <w:marRight w:val="0"/>
      <w:marTop w:val="0"/>
      <w:marBottom w:val="0"/>
      <w:divBdr>
        <w:top w:val="none" w:sz="0" w:space="0" w:color="auto"/>
        <w:left w:val="none" w:sz="0" w:space="0" w:color="auto"/>
        <w:bottom w:val="none" w:sz="0" w:space="0" w:color="auto"/>
        <w:right w:val="none" w:sz="0" w:space="0" w:color="auto"/>
      </w:divBdr>
    </w:div>
    <w:div w:id="447627030">
      <w:bodyDiv w:val="1"/>
      <w:marLeft w:val="0"/>
      <w:marRight w:val="0"/>
      <w:marTop w:val="0"/>
      <w:marBottom w:val="0"/>
      <w:divBdr>
        <w:top w:val="none" w:sz="0" w:space="0" w:color="auto"/>
        <w:left w:val="none" w:sz="0" w:space="0" w:color="auto"/>
        <w:bottom w:val="none" w:sz="0" w:space="0" w:color="auto"/>
        <w:right w:val="none" w:sz="0" w:space="0" w:color="auto"/>
      </w:divBdr>
    </w:div>
    <w:div w:id="457528195">
      <w:bodyDiv w:val="1"/>
      <w:marLeft w:val="0"/>
      <w:marRight w:val="0"/>
      <w:marTop w:val="0"/>
      <w:marBottom w:val="0"/>
      <w:divBdr>
        <w:top w:val="none" w:sz="0" w:space="0" w:color="auto"/>
        <w:left w:val="none" w:sz="0" w:space="0" w:color="auto"/>
        <w:bottom w:val="none" w:sz="0" w:space="0" w:color="auto"/>
        <w:right w:val="none" w:sz="0" w:space="0" w:color="auto"/>
      </w:divBdr>
    </w:div>
    <w:div w:id="532380745">
      <w:bodyDiv w:val="1"/>
      <w:marLeft w:val="0"/>
      <w:marRight w:val="0"/>
      <w:marTop w:val="0"/>
      <w:marBottom w:val="0"/>
      <w:divBdr>
        <w:top w:val="none" w:sz="0" w:space="0" w:color="auto"/>
        <w:left w:val="none" w:sz="0" w:space="0" w:color="auto"/>
        <w:bottom w:val="none" w:sz="0" w:space="0" w:color="auto"/>
        <w:right w:val="none" w:sz="0" w:space="0" w:color="auto"/>
      </w:divBdr>
    </w:div>
    <w:div w:id="568074598">
      <w:bodyDiv w:val="1"/>
      <w:marLeft w:val="0"/>
      <w:marRight w:val="0"/>
      <w:marTop w:val="0"/>
      <w:marBottom w:val="0"/>
      <w:divBdr>
        <w:top w:val="none" w:sz="0" w:space="0" w:color="auto"/>
        <w:left w:val="none" w:sz="0" w:space="0" w:color="auto"/>
        <w:bottom w:val="none" w:sz="0" w:space="0" w:color="auto"/>
        <w:right w:val="none" w:sz="0" w:space="0" w:color="auto"/>
      </w:divBdr>
      <w:divsChild>
        <w:div w:id="394475912">
          <w:marLeft w:val="0"/>
          <w:marRight w:val="0"/>
          <w:marTop w:val="0"/>
          <w:marBottom w:val="0"/>
          <w:divBdr>
            <w:top w:val="none" w:sz="0" w:space="0" w:color="auto"/>
            <w:left w:val="none" w:sz="0" w:space="0" w:color="auto"/>
            <w:bottom w:val="none" w:sz="0" w:space="0" w:color="auto"/>
            <w:right w:val="none" w:sz="0" w:space="0" w:color="auto"/>
          </w:divBdr>
        </w:div>
      </w:divsChild>
    </w:div>
    <w:div w:id="638075170">
      <w:bodyDiv w:val="1"/>
      <w:marLeft w:val="0"/>
      <w:marRight w:val="0"/>
      <w:marTop w:val="0"/>
      <w:marBottom w:val="0"/>
      <w:divBdr>
        <w:top w:val="none" w:sz="0" w:space="0" w:color="auto"/>
        <w:left w:val="none" w:sz="0" w:space="0" w:color="auto"/>
        <w:bottom w:val="none" w:sz="0" w:space="0" w:color="auto"/>
        <w:right w:val="none" w:sz="0" w:space="0" w:color="auto"/>
      </w:divBdr>
    </w:div>
    <w:div w:id="664091065">
      <w:bodyDiv w:val="1"/>
      <w:marLeft w:val="0"/>
      <w:marRight w:val="0"/>
      <w:marTop w:val="0"/>
      <w:marBottom w:val="0"/>
      <w:divBdr>
        <w:top w:val="none" w:sz="0" w:space="0" w:color="auto"/>
        <w:left w:val="none" w:sz="0" w:space="0" w:color="auto"/>
        <w:bottom w:val="none" w:sz="0" w:space="0" w:color="auto"/>
        <w:right w:val="none" w:sz="0" w:space="0" w:color="auto"/>
      </w:divBdr>
    </w:div>
    <w:div w:id="763648846">
      <w:bodyDiv w:val="1"/>
      <w:marLeft w:val="0"/>
      <w:marRight w:val="0"/>
      <w:marTop w:val="0"/>
      <w:marBottom w:val="0"/>
      <w:divBdr>
        <w:top w:val="none" w:sz="0" w:space="0" w:color="auto"/>
        <w:left w:val="none" w:sz="0" w:space="0" w:color="auto"/>
        <w:bottom w:val="none" w:sz="0" w:space="0" w:color="auto"/>
        <w:right w:val="none" w:sz="0" w:space="0" w:color="auto"/>
      </w:divBdr>
    </w:div>
    <w:div w:id="765349915">
      <w:bodyDiv w:val="1"/>
      <w:marLeft w:val="0"/>
      <w:marRight w:val="0"/>
      <w:marTop w:val="0"/>
      <w:marBottom w:val="0"/>
      <w:divBdr>
        <w:top w:val="none" w:sz="0" w:space="0" w:color="auto"/>
        <w:left w:val="none" w:sz="0" w:space="0" w:color="auto"/>
        <w:bottom w:val="none" w:sz="0" w:space="0" w:color="auto"/>
        <w:right w:val="none" w:sz="0" w:space="0" w:color="auto"/>
      </w:divBdr>
    </w:div>
    <w:div w:id="837110713">
      <w:bodyDiv w:val="1"/>
      <w:marLeft w:val="0"/>
      <w:marRight w:val="0"/>
      <w:marTop w:val="0"/>
      <w:marBottom w:val="0"/>
      <w:divBdr>
        <w:top w:val="none" w:sz="0" w:space="0" w:color="auto"/>
        <w:left w:val="none" w:sz="0" w:space="0" w:color="auto"/>
        <w:bottom w:val="none" w:sz="0" w:space="0" w:color="auto"/>
        <w:right w:val="none" w:sz="0" w:space="0" w:color="auto"/>
      </w:divBdr>
    </w:div>
    <w:div w:id="942226219">
      <w:bodyDiv w:val="1"/>
      <w:marLeft w:val="0"/>
      <w:marRight w:val="0"/>
      <w:marTop w:val="0"/>
      <w:marBottom w:val="0"/>
      <w:divBdr>
        <w:top w:val="none" w:sz="0" w:space="0" w:color="auto"/>
        <w:left w:val="none" w:sz="0" w:space="0" w:color="auto"/>
        <w:bottom w:val="none" w:sz="0" w:space="0" w:color="auto"/>
        <w:right w:val="none" w:sz="0" w:space="0" w:color="auto"/>
      </w:divBdr>
    </w:div>
    <w:div w:id="953294163">
      <w:bodyDiv w:val="1"/>
      <w:marLeft w:val="0"/>
      <w:marRight w:val="0"/>
      <w:marTop w:val="0"/>
      <w:marBottom w:val="0"/>
      <w:divBdr>
        <w:top w:val="none" w:sz="0" w:space="0" w:color="auto"/>
        <w:left w:val="none" w:sz="0" w:space="0" w:color="auto"/>
        <w:bottom w:val="none" w:sz="0" w:space="0" w:color="auto"/>
        <w:right w:val="none" w:sz="0" w:space="0" w:color="auto"/>
      </w:divBdr>
    </w:div>
    <w:div w:id="1011108831">
      <w:bodyDiv w:val="1"/>
      <w:marLeft w:val="0"/>
      <w:marRight w:val="0"/>
      <w:marTop w:val="0"/>
      <w:marBottom w:val="0"/>
      <w:divBdr>
        <w:top w:val="none" w:sz="0" w:space="0" w:color="auto"/>
        <w:left w:val="none" w:sz="0" w:space="0" w:color="auto"/>
        <w:bottom w:val="none" w:sz="0" w:space="0" w:color="auto"/>
        <w:right w:val="none" w:sz="0" w:space="0" w:color="auto"/>
      </w:divBdr>
    </w:div>
    <w:div w:id="1012029331">
      <w:bodyDiv w:val="1"/>
      <w:marLeft w:val="0"/>
      <w:marRight w:val="0"/>
      <w:marTop w:val="0"/>
      <w:marBottom w:val="0"/>
      <w:divBdr>
        <w:top w:val="none" w:sz="0" w:space="0" w:color="auto"/>
        <w:left w:val="none" w:sz="0" w:space="0" w:color="auto"/>
        <w:bottom w:val="none" w:sz="0" w:space="0" w:color="auto"/>
        <w:right w:val="none" w:sz="0" w:space="0" w:color="auto"/>
      </w:divBdr>
    </w:div>
    <w:div w:id="1056048137">
      <w:bodyDiv w:val="1"/>
      <w:marLeft w:val="0"/>
      <w:marRight w:val="0"/>
      <w:marTop w:val="0"/>
      <w:marBottom w:val="0"/>
      <w:divBdr>
        <w:top w:val="none" w:sz="0" w:space="0" w:color="auto"/>
        <w:left w:val="none" w:sz="0" w:space="0" w:color="auto"/>
        <w:bottom w:val="none" w:sz="0" w:space="0" w:color="auto"/>
        <w:right w:val="none" w:sz="0" w:space="0" w:color="auto"/>
      </w:divBdr>
    </w:div>
    <w:div w:id="1205368036">
      <w:bodyDiv w:val="1"/>
      <w:marLeft w:val="0"/>
      <w:marRight w:val="0"/>
      <w:marTop w:val="0"/>
      <w:marBottom w:val="0"/>
      <w:divBdr>
        <w:top w:val="none" w:sz="0" w:space="0" w:color="auto"/>
        <w:left w:val="none" w:sz="0" w:space="0" w:color="auto"/>
        <w:bottom w:val="none" w:sz="0" w:space="0" w:color="auto"/>
        <w:right w:val="none" w:sz="0" w:space="0" w:color="auto"/>
      </w:divBdr>
    </w:div>
    <w:div w:id="1317494808">
      <w:bodyDiv w:val="1"/>
      <w:marLeft w:val="0"/>
      <w:marRight w:val="0"/>
      <w:marTop w:val="0"/>
      <w:marBottom w:val="0"/>
      <w:divBdr>
        <w:top w:val="none" w:sz="0" w:space="0" w:color="auto"/>
        <w:left w:val="none" w:sz="0" w:space="0" w:color="auto"/>
        <w:bottom w:val="none" w:sz="0" w:space="0" w:color="auto"/>
        <w:right w:val="none" w:sz="0" w:space="0" w:color="auto"/>
      </w:divBdr>
    </w:div>
    <w:div w:id="1364788258">
      <w:bodyDiv w:val="1"/>
      <w:marLeft w:val="0"/>
      <w:marRight w:val="0"/>
      <w:marTop w:val="0"/>
      <w:marBottom w:val="0"/>
      <w:divBdr>
        <w:top w:val="none" w:sz="0" w:space="0" w:color="auto"/>
        <w:left w:val="none" w:sz="0" w:space="0" w:color="auto"/>
        <w:bottom w:val="none" w:sz="0" w:space="0" w:color="auto"/>
        <w:right w:val="none" w:sz="0" w:space="0" w:color="auto"/>
      </w:divBdr>
    </w:div>
    <w:div w:id="1507869131">
      <w:bodyDiv w:val="1"/>
      <w:marLeft w:val="0"/>
      <w:marRight w:val="0"/>
      <w:marTop w:val="0"/>
      <w:marBottom w:val="0"/>
      <w:divBdr>
        <w:top w:val="none" w:sz="0" w:space="0" w:color="auto"/>
        <w:left w:val="none" w:sz="0" w:space="0" w:color="auto"/>
        <w:bottom w:val="none" w:sz="0" w:space="0" w:color="auto"/>
        <w:right w:val="none" w:sz="0" w:space="0" w:color="auto"/>
      </w:divBdr>
    </w:div>
    <w:div w:id="1611400247">
      <w:bodyDiv w:val="1"/>
      <w:marLeft w:val="0"/>
      <w:marRight w:val="0"/>
      <w:marTop w:val="0"/>
      <w:marBottom w:val="0"/>
      <w:divBdr>
        <w:top w:val="none" w:sz="0" w:space="0" w:color="auto"/>
        <w:left w:val="none" w:sz="0" w:space="0" w:color="auto"/>
        <w:bottom w:val="none" w:sz="0" w:space="0" w:color="auto"/>
        <w:right w:val="none" w:sz="0" w:space="0" w:color="auto"/>
      </w:divBdr>
    </w:div>
    <w:div w:id="1752384857">
      <w:bodyDiv w:val="1"/>
      <w:marLeft w:val="0"/>
      <w:marRight w:val="0"/>
      <w:marTop w:val="0"/>
      <w:marBottom w:val="0"/>
      <w:divBdr>
        <w:top w:val="none" w:sz="0" w:space="0" w:color="auto"/>
        <w:left w:val="none" w:sz="0" w:space="0" w:color="auto"/>
        <w:bottom w:val="none" w:sz="0" w:space="0" w:color="auto"/>
        <w:right w:val="none" w:sz="0" w:space="0" w:color="auto"/>
      </w:divBdr>
    </w:div>
    <w:div w:id="1763448524">
      <w:bodyDiv w:val="1"/>
      <w:marLeft w:val="0"/>
      <w:marRight w:val="0"/>
      <w:marTop w:val="0"/>
      <w:marBottom w:val="0"/>
      <w:divBdr>
        <w:top w:val="none" w:sz="0" w:space="0" w:color="auto"/>
        <w:left w:val="none" w:sz="0" w:space="0" w:color="auto"/>
        <w:bottom w:val="none" w:sz="0" w:space="0" w:color="auto"/>
        <w:right w:val="none" w:sz="0" w:space="0" w:color="auto"/>
      </w:divBdr>
    </w:div>
    <w:div w:id="1805543053">
      <w:bodyDiv w:val="1"/>
      <w:marLeft w:val="0"/>
      <w:marRight w:val="0"/>
      <w:marTop w:val="0"/>
      <w:marBottom w:val="0"/>
      <w:divBdr>
        <w:top w:val="none" w:sz="0" w:space="0" w:color="auto"/>
        <w:left w:val="none" w:sz="0" w:space="0" w:color="auto"/>
        <w:bottom w:val="none" w:sz="0" w:space="0" w:color="auto"/>
        <w:right w:val="none" w:sz="0" w:space="0" w:color="auto"/>
      </w:divBdr>
    </w:div>
    <w:div w:id="1852841616">
      <w:bodyDiv w:val="1"/>
      <w:marLeft w:val="0"/>
      <w:marRight w:val="0"/>
      <w:marTop w:val="0"/>
      <w:marBottom w:val="0"/>
      <w:divBdr>
        <w:top w:val="none" w:sz="0" w:space="0" w:color="auto"/>
        <w:left w:val="none" w:sz="0" w:space="0" w:color="auto"/>
        <w:bottom w:val="none" w:sz="0" w:space="0" w:color="auto"/>
        <w:right w:val="none" w:sz="0" w:space="0" w:color="auto"/>
      </w:divBdr>
    </w:div>
    <w:div w:id="1885754898">
      <w:bodyDiv w:val="1"/>
      <w:marLeft w:val="0"/>
      <w:marRight w:val="0"/>
      <w:marTop w:val="0"/>
      <w:marBottom w:val="0"/>
      <w:divBdr>
        <w:top w:val="none" w:sz="0" w:space="0" w:color="auto"/>
        <w:left w:val="none" w:sz="0" w:space="0" w:color="auto"/>
        <w:bottom w:val="none" w:sz="0" w:space="0" w:color="auto"/>
        <w:right w:val="none" w:sz="0" w:space="0" w:color="auto"/>
      </w:divBdr>
    </w:div>
    <w:div w:id="1917007129">
      <w:bodyDiv w:val="1"/>
      <w:marLeft w:val="0"/>
      <w:marRight w:val="0"/>
      <w:marTop w:val="0"/>
      <w:marBottom w:val="0"/>
      <w:divBdr>
        <w:top w:val="none" w:sz="0" w:space="0" w:color="auto"/>
        <w:left w:val="none" w:sz="0" w:space="0" w:color="auto"/>
        <w:bottom w:val="none" w:sz="0" w:space="0" w:color="auto"/>
        <w:right w:val="none" w:sz="0" w:space="0" w:color="auto"/>
      </w:divBdr>
    </w:div>
    <w:div w:id="1953248588">
      <w:bodyDiv w:val="1"/>
      <w:marLeft w:val="0"/>
      <w:marRight w:val="0"/>
      <w:marTop w:val="0"/>
      <w:marBottom w:val="0"/>
      <w:divBdr>
        <w:top w:val="none" w:sz="0" w:space="0" w:color="auto"/>
        <w:left w:val="none" w:sz="0" w:space="0" w:color="auto"/>
        <w:bottom w:val="none" w:sz="0" w:space="0" w:color="auto"/>
        <w:right w:val="none" w:sz="0" w:space="0" w:color="auto"/>
      </w:divBdr>
    </w:div>
    <w:div w:id="1974142352">
      <w:bodyDiv w:val="1"/>
      <w:marLeft w:val="0"/>
      <w:marRight w:val="0"/>
      <w:marTop w:val="0"/>
      <w:marBottom w:val="0"/>
      <w:divBdr>
        <w:top w:val="none" w:sz="0" w:space="0" w:color="auto"/>
        <w:left w:val="none" w:sz="0" w:space="0" w:color="auto"/>
        <w:bottom w:val="none" w:sz="0" w:space="0" w:color="auto"/>
        <w:right w:val="none" w:sz="0" w:space="0" w:color="auto"/>
      </w:divBdr>
    </w:div>
    <w:div w:id="2023046311">
      <w:bodyDiv w:val="1"/>
      <w:marLeft w:val="0"/>
      <w:marRight w:val="0"/>
      <w:marTop w:val="0"/>
      <w:marBottom w:val="0"/>
      <w:divBdr>
        <w:top w:val="none" w:sz="0" w:space="0" w:color="auto"/>
        <w:left w:val="none" w:sz="0" w:space="0" w:color="auto"/>
        <w:bottom w:val="none" w:sz="0" w:space="0" w:color="auto"/>
        <w:right w:val="none" w:sz="0" w:space="0" w:color="auto"/>
      </w:divBdr>
    </w:div>
    <w:div w:id="2067755310">
      <w:bodyDiv w:val="1"/>
      <w:marLeft w:val="0"/>
      <w:marRight w:val="0"/>
      <w:marTop w:val="0"/>
      <w:marBottom w:val="0"/>
      <w:divBdr>
        <w:top w:val="none" w:sz="0" w:space="0" w:color="auto"/>
        <w:left w:val="none" w:sz="0" w:space="0" w:color="auto"/>
        <w:bottom w:val="none" w:sz="0" w:space="0" w:color="auto"/>
        <w:right w:val="none" w:sz="0" w:space="0" w:color="auto"/>
      </w:divBdr>
    </w:div>
    <w:div w:id="207129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un.org/development/desa/en/news/population/2018-revision-of-world-urbanization-prospects.html"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ec.europa.eu/eurostat/data/databas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ds.climate.copernicus.eu/cdsapp"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esa-landcover-cci.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2">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b3af9fe2-ae76-4485-acb0-8b4a729b8ee5">
  <we:reference id="WA104382081" version="1.55.1.0" store="en-US" storeType="omex"/>
  <we:alternateReferences>
    <we:reference id="WA104382081" version="1.55.1.0" store="omex"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f2911447-2fd3-4df7-9008-72806afbc1a7">
  <we:reference id="WA104380122" version="2.1.0.1" store="en-US" storeType="omex"/>
  <we:alternateReferences>
    <we:reference id="WA104380122" version="2.1.0.1" store="omex"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8db076b-22d0-4b72-b287-7de85188c4d5">
  <we:reference id="WA200005983" version="1.2.0" store="en-US" storeType="omex"/>
  <we:alternateReferences>
    <we:reference id="WA200005983" version="1.2.0" store="omex"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9121F-82E1-4559-B5FA-BC24BEA0C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1162</TotalTime>
  <Pages>34</Pages>
  <Words>13803</Words>
  <Characters>78678</Characters>
  <Application>Microsoft Office Word</Application>
  <DocSecurity>0</DocSecurity>
  <Lines>655</Lines>
  <Paragraphs>184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European Commission</Company>
  <LinksUpToDate>false</LinksUpToDate>
  <CharactersWithSpaces>92297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MASSARO Emanuele (JRC-ISPRA)</dc:creator>
  <cp:keywords/>
  <dc:description/>
  <cp:lastModifiedBy>Emanuele Massaro</cp:lastModifiedBy>
  <cp:revision>8</cp:revision>
  <cp:lastPrinted>2024-07-22T14:13:00Z</cp:lastPrinted>
  <dcterms:created xsi:type="dcterms:W3CDTF">2025-11-25T14:39:00Z</dcterms:created>
  <dcterms:modified xsi:type="dcterms:W3CDTF">2025-11-27T08:34:00Z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ECDC NORMAL</vt:lpwstr>
  </property>
  <property fmtid="{D5CDD505-2E9C-101B-9397-08002B2CF9AE}" pid="5" name="MSIP_Label_6bd9ddd1-4d20-43f6-abfa-fc3c07406f94_Enabled">
    <vt:lpwstr>true</vt:lpwstr>
  </property>
  <property fmtid="{D5CDD505-2E9C-101B-9397-08002B2CF9AE}" pid="6" name="MSIP_Label_6bd9ddd1-4d20-43f6-abfa-fc3c07406f94_SetDate">
    <vt:lpwstr>2025-05-16T10:33:20Z</vt:lpwstr>
  </property>
  <property fmtid="{D5CDD505-2E9C-101B-9397-08002B2CF9AE}" pid="7" name="MSIP_Label_6bd9ddd1-4d20-43f6-abfa-fc3c07406f94_Method">
    <vt:lpwstr>Standard</vt:lpwstr>
  </property>
  <property fmtid="{D5CDD505-2E9C-101B-9397-08002B2CF9AE}" pid="8" name="MSIP_Label_6bd9ddd1-4d20-43f6-abfa-fc3c07406f94_Name">
    <vt:lpwstr>Commission Use</vt:lpwstr>
  </property>
  <property fmtid="{D5CDD505-2E9C-101B-9397-08002B2CF9AE}" pid="9" name="MSIP_Label_6bd9ddd1-4d20-43f6-abfa-fc3c07406f94_SiteId">
    <vt:lpwstr>b24c8b06-522c-46fe-9080-70926f8dddb1</vt:lpwstr>
  </property>
  <property fmtid="{D5CDD505-2E9C-101B-9397-08002B2CF9AE}" pid="10" name="MSIP_Label_6bd9ddd1-4d20-43f6-abfa-fc3c07406f94_ActionId">
    <vt:lpwstr>b1bd9ba3-db32-4411-bd2d-5d8873544c10</vt:lpwstr>
  </property>
  <property fmtid="{D5CDD505-2E9C-101B-9397-08002B2CF9AE}" pid="11" name="MSIP_Label_6bd9ddd1-4d20-43f6-abfa-fc3c07406f94_ContentBits">
    <vt:lpwstr>0</vt:lpwstr>
  </property>
</Properties>
</file>